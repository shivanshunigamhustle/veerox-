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65B16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>API Alternatives — Cost &amp; Timeline Analysis</w:t>
      </w:r>
    </w:p>
    <w:p w14:paraId="15B115E4" w14:textId="77777777" w:rsidR="009B6003" w:rsidRPr="009B6003" w:rsidRDefault="009B6003" w:rsidP="009B6003">
      <w:r w:rsidRPr="009B6003">
        <w:t xml:space="preserve">For each of the four external APIs in the stack, here are the realistic alternatives, what each </w:t>
      </w:r>
      <w:proofErr w:type="gramStart"/>
      <w:r w:rsidRPr="009B6003">
        <w:t>costs</w:t>
      </w:r>
      <w:proofErr w:type="gramEnd"/>
      <w:r w:rsidRPr="009B6003">
        <w:t>, and how each affects the 4-day sprint timeline. All costs are in Indian Rupees (₹) — provider USD pricing is converted at </w:t>
      </w:r>
      <w:r w:rsidRPr="009B6003">
        <w:rPr>
          <w:b/>
          <w:bCs/>
        </w:rPr>
        <w:t>₹85 = $1</w:t>
      </w:r>
      <w:r w:rsidRPr="009B6003">
        <w:t>. Pricing verified 2026-05; rates and the exchange rate change — re-check before committing.</w:t>
      </w:r>
    </w:p>
    <w:p w14:paraId="45A17676" w14:textId="77777777" w:rsidR="009B6003" w:rsidRPr="009B6003" w:rsidRDefault="009B6003" w:rsidP="009B6003">
      <w:r w:rsidRPr="009B6003">
        <w:t>Recommendations are at the bottom of each section.</w:t>
      </w:r>
    </w:p>
    <w:p w14:paraId="5E4A7444" w14:textId="77777777" w:rsidR="009B6003" w:rsidRPr="009B6003" w:rsidRDefault="009B6003" w:rsidP="009B6003">
      <w:r w:rsidRPr="009B6003">
        <w:pict w14:anchorId="49142466">
          <v:rect id="_x0000_i1055" style="width:0;height:0" o:hralign="center" o:hrstd="t" o:hr="t" fillcolor="#a0a0a0" stroked="f"/>
        </w:pict>
      </w:r>
    </w:p>
    <w:p w14:paraId="695B4804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>1. OpenAI Realtime API (voice channel)</w:t>
      </w:r>
    </w:p>
    <w:p w14:paraId="6DE6B032" w14:textId="77777777" w:rsidR="009B6003" w:rsidRPr="009B6003" w:rsidRDefault="009B6003" w:rsidP="009B6003">
      <w:r w:rsidRPr="009B6003">
        <w:rPr>
          <w:b/>
          <w:bCs/>
        </w:rPr>
        <w:t>Default pick.</w:t>
      </w:r>
      <w:r w:rsidRPr="009B6003">
        <w:t> Speech-in / speech-out in one session. Built-in voice activity detection, turn-taking, and interruption handling. End-to-end round-trip latency ~500ms.</w:t>
      </w:r>
    </w:p>
    <w:p w14:paraId="460259D6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>Pricing</w:t>
      </w:r>
    </w:p>
    <w:tbl>
      <w:tblPr>
        <w:tblW w:w="913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2"/>
        <w:gridCol w:w="5290"/>
      </w:tblGrid>
      <w:tr w:rsidR="009B6003" w:rsidRPr="009B6003" w14:paraId="608565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3D4154" w14:textId="77777777" w:rsidR="009B6003" w:rsidRPr="009B6003" w:rsidRDefault="009B6003" w:rsidP="009B6003">
            <w:r w:rsidRPr="009B6003"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002482" w14:textId="77777777" w:rsidR="009B6003" w:rsidRPr="009B6003" w:rsidRDefault="009B6003" w:rsidP="009B6003">
            <w:r w:rsidRPr="009B6003">
              <w:t>Rate</w:t>
            </w:r>
          </w:p>
        </w:tc>
      </w:tr>
      <w:tr w:rsidR="009B6003" w:rsidRPr="009B6003" w14:paraId="46C2C8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9E0889" w14:textId="77777777" w:rsidR="009B6003" w:rsidRPr="009B6003" w:rsidRDefault="009B6003" w:rsidP="009B6003">
            <w:r w:rsidRPr="009B6003">
              <w:t>Audio 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BA6508" w14:textId="77777777" w:rsidR="009B6003" w:rsidRPr="009B6003" w:rsidRDefault="009B6003" w:rsidP="009B6003">
            <w:r w:rsidRPr="009B6003">
              <w:t>₹5.10 / min</w:t>
            </w:r>
          </w:p>
        </w:tc>
      </w:tr>
      <w:tr w:rsidR="009B6003" w:rsidRPr="009B6003" w14:paraId="7BC864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82C836" w14:textId="77777777" w:rsidR="009B6003" w:rsidRPr="009B6003" w:rsidRDefault="009B6003" w:rsidP="009B6003">
            <w:r w:rsidRPr="009B6003">
              <w:t>Audio output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479FBF" w14:textId="77777777" w:rsidR="009B6003" w:rsidRPr="009B6003" w:rsidRDefault="009B6003" w:rsidP="009B6003">
            <w:r w:rsidRPr="009B6003">
              <w:t>₹20.40 / min</w:t>
            </w:r>
          </w:p>
        </w:tc>
      </w:tr>
      <w:tr w:rsidR="009B6003" w:rsidRPr="009B6003" w14:paraId="707035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BD298D" w14:textId="77777777" w:rsidR="009B6003" w:rsidRPr="009B6003" w:rsidRDefault="009B6003" w:rsidP="009B6003">
            <w:r w:rsidRPr="009B6003">
              <w:t>Combined typical call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EFF3FE" w14:textId="77777777" w:rsidR="009B6003" w:rsidRPr="009B6003" w:rsidRDefault="009B6003" w:rsidP="009B6003">
            <w:r w:rsidRPr="009B6003">
              <w:rPr>
                <w:b/>
                <w:bCs/>
              </w:rPr>
              <w:t>~₹25.50 / min of conversation</w:t>
            </w:r>
          </w:p>
        </w:tc>
      </w:tr>
    </w:tbl>
    <w:p w14:paraId="1BB1505B" w14:textId="77777777" w:rsidR="009B6003" w:rsidRPr="009B6003" w:rsidRDefault="009B6003" w:rsidP="009B6003">
      <w:r w:rsidRPr="009B6003">
        <w:t>A 5-minute call ≈ ₹127.50 in audio costs alone, plus standard GPT-4o text tokens for the reasoning side (~₹4.25-8.50).</w:t>
      </w:r>
    </w:p>
    <w:p w14:paraId="7C6471EC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>Alternatives</w:t>
      </w:r>
    </w:p>
    <w:p w14:paraId="347353C9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 xml:space="preserve">A. Classic pipeline: Twilio → Whisper → GPT-4o → </w:t>
      </w:r>
      <w:proofErr w:type="spellStart"/>
      <w:r w:rsidRPr="009B6003">
        <w:rPr>
          <w:b/>
          <w:bCs/>
        </w:rPr>
        <w:t>ElevenLabs</w:t>
      </w:r>
      <w:proofErr w:type="spellEnd"/>
      <w:r w:rsidRPr="009B6003">
        <w:rPr>
          <w:b/>
          <w:bCs/>
        </w:rPr>
        <w:t xml:space="preserve"> → Twilio</w:t>
      </w:r>
    </w:p>
    <w:tbl>
      <w:tblPr>
        <w:tblW w:w="913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7842"/>
      </w:tblGrid>
      <w:tr w:rsidR="009B6003" w:rsidRPr="009B6003" w14:paraId="4D39D7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6212F9" w14:textId="77777777" w:rsidR="009B6003" w:rsidRPr="009B6003" w:rsidRDefault="009B6003" w:rsidP="009B6003">
            <w:r w:rsidRPr="009B6003">
              <w:rPr>
                <w:b/>
                <w:bCs/>
              </w:rPr>
              <w:t>Latency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7EA2D7" w14:textId="77777777" w:rsidR="009B6003" w:rsidRPr="009B6003" w:rsidRDefault="009B6003" w:rsidP="009B6003">
            <w:r w:rsidRPr="009B6003">
              <w:t>3-4 seconds per turn (vs 500ms)</w:t>
            </w:r>
          </w:p>
        </w:tc>
      </w:tr>
      <w:tr w:rsidR="009B6003" w:rsidRPr="009B6003" w14:paraId="616C0F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09D806" w14:textId="77777777" w:rsidR="009B6003" w:rsidRPr="009B6003" w:rsidRDefault="009B6003" w:rsidP="009B6003">
            <w:r w:rsidRPr="009B6003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B121D6" w14:textId="77777777" w:rsidR="009B6003" w:rsidRPr="009B6003" w:rsidRDefault="009B6003" w:rsidP="009B6003">
            <w:r w:rsidRPr="009B6003">
              <w:t xml:space="preserve">Whisper ₹0.51/min + GPT-4o tokens (₹0.85-4.25/turn) + </w:t>
            </w:r>
            <w:proofErr w:type="spellStart"/>
            <w:r w:rsidRPr="009B6003">
              <w:t>ElevenLabs</w:t>
            </w:r>
            <w:proofErr w:type="spellEnd"/>
            <w:r w:rsidRPr="009B6003">
              <w:t xml:space="preserve"> ₹25.50/1k chars (</w:t>
            </w:r>
            <w:del w:id="0" w:author="Unknown">
              <w:r w:rsidRPr="009B6003">
                <w:delText>₹4.25-12.75 per response) = **</w:delText>
              </w:r>
            </w:del>
            <w:r w:rsidRPr="009B6003">
              <w:t>₹8.50-17/min**</w:t>
            </w:r>
          </w:p>
        </w:tc>
      </w:tr>
      <w:tr w:rsidR="009B6003" w:rsidRPr="009B6003" w14:paraId="5340DC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A5CA51" w14:textId="77777777" w:rsidR="009B6003" w:rsidRPr="009B6003" w:rsidRDefault="009B6003" w:rsidP="009B6003">
            <w:r w:rsidRPr="009B6003">
              <w:rPr>
                <w:b/>
                <w:bCs/>
              </w:rPr>
              <w:t>Dev 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4F3F6C" w14:textId="77777777" w:rsidR="009B6003" w:rsidRPr="009B6003" w:rsidRDefault="009B6003" w:rsidP="009B6003">
            <w:r w:rsidRPr="009B6003">
              <w:rPr>
                <w:b/>
                <w:bCs/>
              </w:rPr>
              <w:t>+2 to +3 days.</w:t>
            </w:r>
            <w:r w:rsidRPr="009B6003">
              <w:t> You write VAD, turn-taking, and interruption logic yourself. Day 3 becomes Day 3-5.</w:t>
            </w:r>
          </w:p>
        </w:tc>
      </w:tr>
      <w:tr w:rsidR="009B6003" w:rsidRPr="009B6003" w14:paraId="71EFE5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51C1BB" w14:textId="77777777" w:rsidR="009B6003" w:rsidRPr="009B6003" w:rsidRDefault="009B6003" w:rsidP="009B6003">
            <w:r w:rsidRPr="009B6003">
              <w:rPr>
                <w:b/>
                <w:bCs/>
              </w:rPr>
              <w:t>Verdict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8211C1" w14:textId="77777777" w:rsidR="009B6003" w:rsidRPr="009B6003" w:rsidRDefault="009B6003" w:rsidP="009B6003">
            <w:r w:rsidRPr="009B6003">
              <w:t>Cheaper per minute but kills demo quality and blows the 4-day budget. </w:t>
            </w:r>
            <w:r w:rsidRPr="009B6003">
              <w:rPr>
                <w:b/>
                <w:bCs/>
              </w:rPr>
              <w:t>Avoid unless cost is the dominant constraint.</w:t>
            </w:r>
          </w:p>
        </w:tc>
      </w:tr>
    </w:tbl>
    <w:p w14:paraId="1B42E398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 xml:space="preserve">B. </w:t>
      </w:r>
      <w:proofErr w:type="spellStart"/>
      <w:r w:rsidRPr="009B6003">
        <w:rPr>
          <w:b/>
          <w:bCs/>
        </w:rPr>
        <w:t>Deepgram</w:t>
      </w:r>
      <w:proofErr w:type="spellEnd"/>
      <w:r w:rsidRPr="009B6003">
        <w:rPr>
          <w:b/>
          <w:bCs/>
        </w:rPr>
        <w:t xml:space="preserve"> Voice Agent API</w:t>
      </w:r>
    </w:p>
    <w:tbl>
      <w:tblPr>
        <w:tblW w:w="913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7845"/>
      </w:tblGrid>
      <w:tr w:rsidR="009B6003" w:rsidRPr="009B6003" w14:paraId="1BEF39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21FE48" w14:textId="77777777" w:rsidR="009B6003" w:rsidRPr="009B6003" w:rsidRDefault="009B6003" w:rsidP="009B6003">
            <w:r w:rsidRPr="009B6003">
              <w:rPr>
                <w:b/>
                <w:bCs/>
              </w:rPr>
              <w:lastRenderedPageBreak/>
              <w:t>Latency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24F59B" w14:textId="77777777" w:rsidR="009B6003" w:rsidRPr="009B6003" w:rsidRDefault="009B6003" w:rsidP="009B6003">
            <w:r w:rsidRPr="009B6003">
              <w:t>~700ms</w:t>
            </w:r>
          </w:p>
        </w:tc>
      </w:tr>
      <w:tr w:rsidR="009B6003" w:rsidRPr="009B6003" w14:paraId="1CF7F77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7A65E2" w14:textId="77777777" w:rsidR="009B6003" w:rsidRPr="009B6003" w:rsidRDefault="009B6003" w:rsidP="009B6003">
            <w:r w:rsidRPr="009B6003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A368CA" w14:textId="77777777" w:rsidR="009B6003" w:rsidRPr="009B6003" w:rsidRDefault="009B6003" w:rsidP="009B6003">
            <w:r w:rsidRPr="009B6003">
              <w:t>~₹6.80/min combined (Nova-3 STT + LLM passthrough + Aura TTS)</w:t>
            </w:r>
          </w:p>
        </w:tc>
      </w:tr>
      <w:tr w:rsidR="009B6003" w:rsidRPr="009B6003" w14:paraId="1F5443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DE0B50" w14:textId="77777777" w:rsidR="009B6003" w:rsidRPr="009B6003" w:rsidRDefault="009B6003" w:rsidP="009B6003">
            <w:r w:rsidRPr="009B6003">
              <w:rPr>
                <w:b/>
                <w:bCs/>
              </w:rPr>
              <w:t>Dev 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64EFE7" w14:textId="77777777" w:rsidR="009B6003" w:rsidRPr="009B6003" w:rsidRDefault="009B6003" w:rsidP="009B6003">
            <w:r w:rsidRPr="009B6003">
              <w:t>Same as Realtime (~1 day for Day 3) but fewer reference examples, less battle-tested with Hindi</w:t>
            </w:r>
          </w:p>
        </w:tc>
      </w:tr>
      <w:tr w:rsidR="009B6003" w:rsidRPr="009B6003" w14:paraId="53B36EC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BC520B" w14:textId="77777777" w:rsidR="009B6003" w:rsidRPr="009B6003" w:rsidRDefault="009B6003" w:rsidP="009B6003">
            <w:r w:rsidRPr="009B6003">
              <w:rPr>
                <w:b/>
                <w:bCs/>
              </w:rPr>
              <w:t>Verdict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A46B41" w14:textId="77777777" w:rsidR="009B6003" w:rsidRPr="009B6003" w:rsidRDefault="009B6003" w:rsidP="009B6003">
            <w:r w:rsidRPr="009B6003">
              <w:rPr>
                <w:b/>
                <w:bCs/>
              </w:rPr>
              <w:t>~70% cheaper than Realtime.</w:t>
            </w:r>
            <w:r w:rsidRPr="009B6003">
              <w:t> Worth a real evaluation if monthly OpenAI bill becomes painful. Hindi quality needs explicit testing.</w:t>
            </w:r>
          </w:p>
        </w:tc>
      </w:tr>
    </w:tbl>
    <w:p w14:paraId="25AEDF01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>C. Google Gemini Live API</w:t>
      </w:r>
    </w:p>
    <w:tbl>
      <w:tblPr>
        <w:tblW w:w="913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7778"/>
      </w:tblGrid>
      <w:tr w:rsidR="009B6003" w:rsidRPr="009B6003" w14:paraId="6EEADF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AE011B" w14:textId="77777777" w:rsidR="009B6003" w:rsidRPr="009B6003" w:rsidRDefault="009B6003" w:rsidP="009B6003">
            <w:r w:rsidRPr="009B6003">
              <w:rPr>
                <w:b/>
                <w:bCs/>
              </w:rPr>
              <w:t>Latency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6D372E" w14:textId="77777777" w:rsidR="009B6003" w:rsidRPr="009B6003" w:rsidRDefault="009B6003" w:rsidP="009B6003">
            <w:r w:rsidRPr="009B6003">
              <w:t>~600ms</w:t>
            </w:r>
          </w:p>
        </w:tc>
      </w:tr>
      <w:tr w:rsidR="009B6003" w:rsidRPr="009B6003" w14:paraId="6D4114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972603" w14:textId="77777777" w:rsidR="009B6003" w:rsidRPr="009B6003" w:rsidRDefault="009B6003" w:rsidP="009B6003">
            <w:r w:rsidRPr="009B6003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9A29C4" w14:textId="77777777" w:rsidR="009B6003" w:rsidRPr="009B6003" w:rsidRDefault="009B6003" w:rsidP="009B6003">
            <w:r w:rsidRPr="009B6003">
              <w:t>Free preview today; GA pricing ~₹25.50/1M input tokens + audio premiums (final pricing pending)</w:t>
            </w:r>
          </w:p>
        </w:tc>
      </w:tr>
      <w:tr w:rsidR="009B6003" w:rsidRPr="009B6003" w14:paraId="7C2380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BD4E17" w14:textId="77777777" w:rsidR="009B6003" w:rsidRPr="009B6003" w:rsidRDefault="009B6003" w:rsidP="009B6003">
            <w:r w:rsidRPr="009B6003">
              <w:rPr>
                <w:b/>
                <w:bCs/>
              </w:rPr>
              <w:t>Dev 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69BA79" w14:textId="77777777" w:rsidR="009B6003" w:rsidRPr="009B6003" w:rsidRDefault="009B6003" w:rsidP="009B6003">
            <w:proofErr w:type="gramStart"/>
            <w:r w:rsidRPr="009B6003">
              <w:t>Similar to</w:t>
            </w:r>
            <w:proofErr w:type="gramEnd"/>
            <w:r w:rsidRPr="009B6003">
              <w:t xml:space="preserve"> Realtime (~1 day)</w:t>
            </w:r>
          </w:p>
        </w:tc>
      </w:tr>
      <w:tr w:rsidR="009B6003" w:rsidRPr="009B6003" w14:paraId="19F67B1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F2B493" w14:textId="77777777" w:rsidR="009B6003" w:rsidRPr="009B6003" w:rsidRDefault="009B6003" w:rsidP="009B6003">
            <w:r w:rsidRPr="009B6003">
              <w:rPr>
                <w:b/>
                <w:bCs/>
              </w:rPr>
              <w:t>Verdict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066251" w14:textId="77777777" w:rsidR="009B6003" w:rsidRPr="009B6003" w:rsidRDefault="009B6003" w:rsidP="009B6003">
            <w:r w:rsidRPr="009B6003">
              <w:rPr>
                <w:b/>
                <w:bCs/>
              </w:rPr>
              <w:t>Hindi code-mixing quality unproven</w:t>
            </w:r>
            <w:r w:rsidRPr="009B6003">
              <w:t> for production. Risky for a Hindi-first client. Revisit in 6 months.</w:t>
            </w:r>
          </w:p>
        </w:tc>
      </w:tr>
    </w:tbl>
    <w:p w14:paraId="1FDD0E01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>D. Self-hosted (Whisper.cpp + Piper TTS + local LLM)</w:t>
      </w:r>
    </w:p>
    <w:tbl>
      <w:tblPr>
        <w:tblW w:w="913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7690"/>
      </w:tblGrid>
      <w:tr w:rsidR="009B6003" w:rsidRPr="009B6003" w14:paraId="37C5D6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6EFE5F" w14:textId="77777777" w:rsidR="009B6003" w:rsidRPr="009B6003" w:rsidRDefault="009B6003" w:rsidP="009B6003">
            <w:r w:rsidRPr="009B6003">
              <w:rPr>
                <w:b/>
                <w:bCs/>
              </w:rPr>
              <w:t>Latency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2183B1" w14:textId="77777777" w:rsidR="009B6003" w:rsidRPr="009B6003" w:rsidRDefault="009B6003" w:rsidP="009B6003">
            <w:r w:rsidRPr="009B6003">
              <w:t>1-2 seconds with good hardware</w:t>
            </w:r>
          </w:p>
        </w:tc>
      </w:tr>
      <w:tr w:rsidR="009B6003" w:rsidRPr="009B6003" w14:paraId="5E450F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C1AA24" w14:textId="77777777" w:rsidR="009B6003" w:rsidRPr="009B6003" w:rsidRDefault="009B6003" w:rsidP="009B6003">
            <w:r w:rsidRPr="009B6003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A8EAD1" w14:textId="77777777" w:rsidR="009B6003" w:rsidRPr="009B6003" w:rsidRDefault="009B6003" w:rsidP="009B6003">
            <w:r w:rsidRPr="009B6003">
              <w:t>₹17,000-42,500/</w:t>
            </w:r>
            <w:proofErr w:type="spellStart"/>
            <w:r w:rsidRPr="009B6003">
              <w:t>mo</w:t>
            </w:r>
            <w:proofErr w:type="spellEnd"/>
            <w:r w:rsidRPr="009B6003">
              <w:t xml:space="preserve"> GPU server, no per-minute charge</w:t>
            </w:r>
          </w:p>
        </w:tc>
      </w:tr>
      <w:tr w:rsidR="009B6003" w:rsidRPr="009B6003" w14:paraId="60346DB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64BEA4" w14:textId="77777777" w:rsidR="009B6003" w:rsidRPr="009B6003" w:rsidRDefault="009B6003" w:rsidP="009B6003">
            <w:r w:rsidRPr="009B6003">
              <w:rPr>
                <w:b/>
                <w:bCs/>
              </w:rPr>
              <w:t>Dev 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F26C60" w14:textId="77777777" w:rsidR="009B6003" w:rsidRPr="009B6003" w:rsidRDefault="009B6003" w:rsidP="009B6003">
            <w:r w:rsidRPr="009B6003">
              <w:rPr>
                <w:b/>
                <w:bCs/>
              </w:rPr>
              <w:t>+5 to +7 days</w:t>
            </w:r>
            <w:r w:rsidRPr="009B6003">
              <w:t> plus ongoing ops burden</w:t>
            </w:r>
          </w:p>
        </w:tc>
      </w:tr>
      <w:tr w:rsidR="009B6003" w:rsidRPr="009B6003" w14:paraId="638581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61492A" w14:textId="77777777" w:rsidR="009B6003" w:rsidRPr="009B6003" w:rsidRDefault="009B6003" w:rsidP="009B6003">
            <w:r w:rsidRPr="009B6003">
              <w:rPr>
                <w:b/>
                <w:bCs/>
              </w:rPr>
              <w:t>Verdict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40A1A1" w14:textId="77777777" w:rsidR="009B6003" w:rsidRPr="009B6003" w:rsidRDefault="009B6003" w:rsidP="009B6003">
            <w:r w:rsidRPr="009B6003">
              <w:t>Wrong shape for a 4-day sprint. </w:t>
            </w:r>
            <w:r w:rsidRPr="009B6003">
              <w:rPr>
                <w:b/>
                <w:bCs/>
              </w:rPr>
              <w:t>Possible Phase 2</w:t>
            </w:r>
            <w:r w:rsidRPr="009B6003">
              <w:t> if cost becomes existential.</w:t>
            </w:r>
          </w:p>
        </w:tc>
      </w:tr>
    </w:tbl>
    <w:p w14:paraId="13C0D1F0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 xml:space="preserve">E. </w:t>
      </w:r>
      <w:proofErr w:type="spellStart"/>
      <w:r w:rsidRPr="009B6003">
        <w:rPr>
          <w:b/>
          <w:bCs/>
        </w:rPr>
        <w:t>LiveKit</w:t>
      </w:r>
      <w:proofErr w:type="spellEnd"/>
      <w:r w:rsidRPr="009B6003">
        <w:rPr>
          <w:b/>
          <w:bCs/>
        </w:rPr>
        <w:t xml:space="preserve"> Agents + OpenAI Realtime</w:t>
      </w:r>
    </w:p>
    <w:tbl>
      <w:tblPr>
        <w:tblW w:w="913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7812"/>
      </w:tblGrid>
      <w:tr w:rsidR="009B6003" w:rsidRPr="009B6003" w14:paraId="034A91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428F0B" w14:textId="77777777" w:rsidR="009B6003" w:rsidRPr="009B6003" w:rsidRDefault="009B6003" w:rsidP="009B6003">
            <w:r w:rsidRPr="009B6003">
              <w:rPr>
                <w:b/>
                <w:bCs/>
              </w:rPr>
              <w:t>Latency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76954C" w14:textId="77777777" w:rsidR="009B6003" w:rsidRPr="009B6003" w:rsidRDefault="009B6003" w:rsidP="009B6003">
            <w:r w:rsidRPr="009B6003">
              <w:t>Comparable to direct Realtime</w:t>
            </w:r>
          </w:p>
        </w:tc>
      </w:tr>
      <w:tr w:rsidR="009B6003" w:rsidRPr="009B6003" w14:paraId="738C11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CCFAC0" w14:textId="77777777" w:rsidR="009B6003" w:rsidRPr="009B6003" w:rsidRDefault="009B6003" w:rsidP="009B6003">
            <w:r w:rsidRPr="009B6003">
              <w:rPr>
                <w:b/>
                <w:bCs/>
              </w:rPr>
              <w:lastRenderedPageBreak/>
              <w:t>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BC86CB" w14:textId="77777777" w:rsidR="009B6003" w:rsidRPr="009B6003" w:rsidRDefault="009B6003" w:rsidP="009B6003">
            <w:proofErr w:type="spellStart"/>
            <w:r w:rsidRPr="009B6003">
              <w:t>LiveKit</w:t>
            </w:r>
            <w:proofErr w:type="spellEnd"/>
            <w:r w:rsidRPr="009B6003">
              <w:t xml:space="preserve"> cloud ~₹0.43/min on top of OpenAI Realtime costs (additive, not a replacement)</w:t>
            </w:r>
          </w:p>
        </w:tc>
      </w:tr>
      <w:tr w:rsidR="009B6003" w:rsidRPr="009B6003" w14:paraId="7295EF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98BEC9" w14:textId="77777777" w:rsidR="009B6003" w:rsidRPr="009B6003" w:rsidRDefault="009B6003" w:rsidP="009B6003">
            <w:r w:rsidRPr="009B6003">
              <w:rPr>
                <w:b/>
                <w:bCs/>
              </w:rPr>
              <w:t>Dev 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DC1172" w14:textId="77777777" w:rsidR="009B6003" w:rsidRPr="009B6003" w:rsidRDefault="009B6003" w:rsidP="009B6003">
            <w:r w:rsidRPr="009B6003">
              <w:rPr>
                <w:b/>
                <w:bCs/>
              </w:rPr>
              <w:t>-0.5 day.</w:t>
            </w:r>
            <w:r w:rsidRPr="009B6003">
              <w:t> Better WebRTC abstraction. Trivial to add a browser-based voice channel later.</w:t>
            </w:r>
          </w:p>
        </w:tc>
      </w:tr>
      <w:tr w:rsidR="009B6003" w:rsidRPr="009B6003" w14:paraId="013D00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12A87E" w14:textId="77777777" w:rsidR="009B6003" w:rsidRPr="009B6003" w:rsidRDefault="009B6003" w:rsidP="009B6003">
            <w:r w:rsidRPr="009B6003">
              <w:rPr>
                <w:b/>
                <w:bCs/>
              </w:rPr>
              <w:t>Verdict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D6DF2F" w14:textId="77777777" w:rsidR="009B6003" w:rsidRPr="009B6003" w:rsidRDefault="009B6003" w:rsidP="009B6003">
            <w:r w:rsidRPr="009B6003">
              <w:t>Worth considering if you anticipate adding browser voice or SIP trunking. </w:t>
            </w:r>
            <w:r w:rsidRPr="009B6003">
              <w:rPr>
                <w:b/>
                <w:bCs/>
              </w:rPr>
              <w:t>Costs slightly more but buys flexibility.</w:t>
            </w:r>
          </w:p>
        </w:tc>
      </w:tr>
    </w:tbl>
    <w:p w14:paraId="1C3D23C8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>Recommendation</w:t>
      </w:r>
    </w:p>
    <w:p w14:paraId="70926A2C" w14:textId="77777777" w:rsidR="009B6003" w:rsidRPr="009B6003" w:rsidRDefault="009B6003" w:rsidP="009B6003">
      <w:r w:rsidRPr="009B6003">
        <w:rPr>
          <w:b/>
          <w:bCs/>
        </w:rPr>
        <w:t>Stay with OpenAI Realtime for the sprint.</w:t>
      </w:r>
      <w:r w:rsidRPr="009B6003">
        <w:t xml:space="preserve"> It's the only option that hits the 4-day target with demo-quality voice. Track per-minute costs from Day 1; if the pilot crosses ~50 hours/month of voice traffic, evaluate </w:t>
      </w:r>
      <w:proofErr w:type="spellStart"/>
      <w:r w:rsidRPr="009B6003">
        <w:t>Deepgram</w:t>
      </w:r>
      <w:proofErr w:type="spellEnd"/>
      <w:r w:rsidRPr="009B6003">
        <w:t xml:space="preserve"> for Phase 2.</w:t>
      </w:r>
    </w:p>
    <w:p w14:paraId="3C00205E" w14:textId="77777777" w:rsidR="009B6003" w:rsidRPr="009B6003" w:rsidRDefault="009B6003" w:rsidP="009B6003">
      <w:r w:rsidRPr="009B6003">
        <w:pict w14:anchorId="24C537CB">
          <v:rect id="_x0000_i1056" style="width:0;height:0" o:hralign="center" o:hrstd="t" o:hr="t" fillcolor="#a0a0a0" stroked="f"/>
        </w:pict>
      </w:r>
    </w:p>
    <w:p w14:paraId="6BE69A7A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>2. OpenAI GPT-4o (chat brain)</w:t>
      </w:r>
    </w:p>
    <w:p w14:paraId="08C11C7B" w14:textId="77777777" w:rsidR="009B6003" w:rsidRPr="009B6003" w:rsidRDefault="009B6003" w:rsidP="009B6003">
      <w:r w:rsidRPr="009B6003">
        <w:rPr>
          <w:b/>
          <w:bCs/>
        </w:rPr>
        <w:t>Default pick.</w:t>
      </w:r>
      <w:r w:rsidRPr="009B6003">
        <w:t> Native Hindi + Hinglish code-mixing, top-tier tool-calling reliability.</w:t>
      </w:r>
    </w:p>
    <w:p w14:paraId="736E4C5C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>Pricing</w:t>
      </w:r>
    </w:p>
    <w:tbl>
      <w:tblPr>
        <w:tblW w:w="913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5"/>
        <w:gridCol w:w="4097"/>
      </w:tblGrid>
      <w:tr w:rsidR="009B6003" w:rsidRPr="009B6003" w14:paraId="4D0E05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744FAB" w14:textId="77777777" w:rsidR="009B6003" w:rsidRPr="009B6003" w:rsidRDefault="009B6003" w:rsidP="009B6003">
            <w:r w:rsidRPr="009B6003"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2142D7" w14:textId="77777777" w:rsidR="009B6003" w:rsidRPr="009B6003" w:rsidRDefault="009B6003" w:rsidP="009B6003">
            <w:r w:rsidRPr="009B6003">
              <w:t>Rate</w:t>
            </w:r>
          </w:p>
        </w:tc>
      </w:tr>
      <w:tr w:rsidR="009B6003" w:rsidRPr="009B6003" w14:paraId="5BB6A5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ED4019" w14:textId="77777777" w:rsidR="009B6003" w:rsidRPr="009B6003" w:rsidRDefault="009B6003" w:rsidP="009B6003">
            <w:r w:rsidRPr="009B6003">
              <w:t>Input tokens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C0C79E" w14:textId="77777777" w:rsidR="009B6003" w:rsidRPr="009B6003" w:rsidRDefault="009B6003" w:rsidP="009B6003">
            <w:r w:rsidRPr="009B6003">
              <w:t>₹212.50 / 1M</w:t>
            </w:r>
          </w:p>
        </w:tc>
      </w:tr>
      <w:tr w:rsidR="009B6003" w:rsidRPr="009B6003" w14:paraId="61DC7D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EF8D6F" w14:textId="77777777" w:rsidR="009B6003" w:rsidRPr="009B6003" w:rsidRDefault="009B6003" w:rsidP="009B6003">
            <w:r w:rsidRPr="009B6003">
              <w:t>Output tokens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11905F" w14:textId="77777777" w:rsidR="009B6003" w:rsidRPr="009B6003" w:rsidRDefault="009B6003" w:rsidP="009B6003">
            <w:r w:rsidRPr="009B6003">
              <w:t>₹850 / 1M</w:t>
            </w:r>
          </w:p>
        </w:tc>
      </w:tr>
      <w:tr w:rsidR="009B6003" w:rsidRPr="009B6003" w14:paraId="7B7009C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C4B488" w14:textId="77777777" w:rsidR="009B6003" w:rsidRPr="009B6003" w:rsidRDefault="009B6003" w:rsidP="009B6003">
            <w:r w:rsidRPr="009B6003">
              <w:t>Typical chat turn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4EC1DD" w14:textId="77777777" w:rsidR="009B6003" w:rsidRPr="009B6003" w:rsidRDefault="009B6003" w:rsidP="009B6003">
            <w:r w:rsidRPr="009B6003">
              <w:rPr>
                <w:b/>
                <w:bCs/>
              </w:rPr>
              <w:t>₹0.43 - ₹1.70</w:t>
            </w:r>
          </w:p>
        </w:tc>
      </w:tr>
    </w:tbl>
    <w:p w14:paraId="143531D4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>Alternatives</w:t>
      </w:r>
    </w:p>
    <w:p w14:paraId="57C54D95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>A. Anthropic Claude Sonnet 4.6</w:t>
      </w:r>
    </w:p>
    <w:tbl>
      <w:tblPr>
        <w:tblW w:w="913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7875"/>
      </w:tblGrid>
      <w:tr w:rsidR="009B6003" w:rsidRPr="009B6003" w14:paraId="3E5DDC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3E367A" w14:textId="77777777" w:rsidR="009B6003" w:rsidRPr="009B6003" w:rsidRDefault="009B6003" w:rsidP="009B6003">
            <w:r w:rsidRPr="009B6003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BCCEFF" w14:textId="77777777" w:rsidR="009B6003" w:rsidRPr="009B6003" w:rsidRDefault="009B6003" w:rsidP="009B6003">
            <w:r w:rsidRPr="009B6003">
              <w:t>₹255 / 1M input + ₹1,275 / 1M output (~1.3x GPT-4o)</w:t>
            </w:r>
          </w:p>
        </w:tc>
      </w:tr>
      <w:tr w:rsidR="009B6003" w:rsidRPr="009B6003" w14:paraId="75C442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F2986B" w14:textId="77777777" w:rsidR="009B6003" w:rsidRPr="009B6003" w:rsidRDefault="009B6003" w:rsidP="009B6003">
            <w:r w:rsidRPr="009B6003">
              <w:rPr>
                <w:b/>
                <w:bCs/>
              </w:rPr>
              <w:t>Hindi quality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CE0C8C" w14:textId="77777777" w:rsidR="009B6003" w:rsidRPr="009B6003" w:rsidRDefault="009B6003" w:rsidP="009B6003">
            <w:r w:rsidRPr="009B6003">
              <w:t>Excellent — comparable or better for code-mixed Hinglish</w:t>
            </w:r>
          </w:p>
        </w:tc>
      </w:tr>
      <w:tr w:rsidR="009B6003" w:rsidRPr="009B6003" w14:paraId="745856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2DB671" w14:textId="77777777" w:rsidR="009B6003" w:rsidRPr="009B6003" w:rsidRDefault="009B6003" w:rsidP="009B6003">
            <w:r w:rsidRPr="009B6003">
              <w:rPr>
                <w:b/>
                <w:bCs/>
              </w:rPr>
              <w:t>Tool calling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BCBAD5" w14:textId="77777777" w:rsidR="009B6003" w:rsidRPr="009B6003" w:rsidRDefault="009B6003" w:rsidP="009B6003">
            <w:r w:rsidRPr="009B6003">
              <w:t>Arguably best-in-class</w:t>
            </w:r>
          </w:p>
        </w:tc>
      </w:tr>
      <w:tr w:rsidR="009B6003" w:rsidRPr="009B6003" w14:paraId="0586BD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FCF22D" w14:textId="77777777" w:rsidR="009B6003" w:rsidRPr="009B6003" w:rsidRDefault="009B6003" w:rsidP="009B6003">
            <w:r w:rsidRPr="009B6003">
              <w:rPr>
                <w:b/>
                <w:bCs/>
              </w:rPr>
              <w:lastRenderedPageBreak/>
              <w:t>Dev 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E3A6E7" w14:textId="77777777" w:rsidR="009B6003" w:rsidRPr="009B6003" w:rsidRDefault="009B6003" w:rsidP="009B6003">
            <w:r w:rsidRPr="009B6003">
              <w:rPr>
                <w:b/>
                <w:bCs/>
              </w:rPr>
              <w:t>Zero for chat.</w:t>
            </w:r>
            <w:r w:rsidRPr="009B6003">
              <w:t> Drop-in via anthropic SDK.</w:t>
            </w:r>
          </w:p>
        </w:tc>
      </w:tr>
      <w:tr w:rsidR="009B6003" w:rsidRPr="009B6003" w14:paraId="759B72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2CC2DC" w14:textId="77777777" w:rsidR="009B6003" w:rsidRPr="009B6003" w:rsidRDefault="009B6003" w:rsidP="009B6003">
            <w:r w:rsidRPr="009B6003">
              <w:rPr>
                <w:b/>
                <w:bCs/>
              </w:rPr>
              <w:t>Catch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3C33C8" w14:textId="77777777" w:rsidR="009B6003" w:rsidRPr="009B6003" w:rsidRDefault="009B6003" w:rsidP="009B6003">
            <w:r w:rsidRPr="009B6003">
              <w:t>Can't use Anthropic for Realtime voice — you'd run two providers and lose the "one brain" purity. The Agent Core's llm.py would have to dispatch by channel.</w:t>
            </w:r>
          </w:p>
        </w:tc>
      </w:tr>
      <w:tr w:rsidR="009B6003" w:rsidRPr="009B6003" w14:paraId="15DF47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93A2F7" w14:textId="77777777" w:rsidR="009B6003" w:rsidRPr="009B6003" w:rsidRDefault="009B6003" w:rsidP="009B6003">
            <w:r w:rsidRPr="009B6003">
              <w:rPr>
                <w:b/>
                <w:bCs/>
              </w:rPr>
              <w:t>Verdict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DFCD9A" w14:textId="77777777" w:rsidR="009B6003" w:rsidRPr="009B6003" w:rsidRDefault="009B6003" w:rsidP="009B6003">
            <w:r w:rsidRPr="009B6003">
              <w:t>Strong technically. </w:t>
            </w:r>
            <w:r w:rsidRPr="009B6003">
              <w:rPr>
                <w:b/>
                <w:bCs/>
              </w:rPr>
              <w:t>Skip for the sprint</w:t>
            </w:r>
            <w:r w:rsidRPr="009B6003">
              <w:t> — the two-provider split breaks the architectural invariant. Reconsider if voice moves off OpenAI Realtime.</w:t>
            </w:r>
          </w:p>
        </w:tc>
      </w:tr>
    </w:tbl>
    <w:p w14:paraId="31CE145D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>B. Anthropic Claude Haiku 4.5</w:t>
      </w:r>
    </w:p>
    <w:tbl>
      <w:tblPr>
        <w:tblW w:w="913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7781"/>
      </w:tblGrid>
      <w:tr w:rsidR="009B6003" w:rsidRPr="009B6003" w14:paraId="34F4F5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EFFD11" w14:textId="77777777" w:rsidR="009B6003" w:rsidRPr="009B6003" w:rsidRDefault="009B6003" w:rsidP="009B6003">
            <w:r w:rsidRPr="009B6003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CC4161" w14:textId="77777777" w:rsidR="009B6003" w:rsidRPr="009B6003" w:rsidRDefault="009B6003" w:rsidP="009B6003">
            <w:r w:rsidRPr="009B6003">
              <w:t>₹85 / 1M input + ₹425 / 1M output (~40% of GPT-4o)</w:t>
            </w:r>
          </w:p>
        </w:tc>
      </w:tr>
      <w:tr w:rsidR="009B6003" w:rsidRPr="009B6003" w14:paraId="7D124F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8142EA" w14:textId="77777777" w:rsidR="009B6003" w:rsidRPr="009B6003" w:rsidRDefault="009B6003" w:rsidP="009B6003">
            <w:r w:rsidRPr="009B6003">
              <w:rPr>
                <w:b/>
                <w:bCs/>
              </w:rPr>
              <w:t>Quality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F0E1C6" w14:textId="77777777" w:rsidR="009B6003" w:rsidRPr="009B6003" w:rsidRDefault="009B6003" w:rsidP="009B6003">
            <w:r w:rsidRPr="009B6003">
              <w:t>Good for routing, intent classification, simple turns; weaker for complex multi-tool flows</w:t>
            </w:r>
          </w:p>
        </w:tc>
      </w:tr>
      <w:tr w:rsidR="009B6003" w:rsidRPr="009B6003" w14:paraId="0DEFF4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8C7ABC" w14:textId="77777777" w:rsidR="009B6003" w:rsidRPr="009B6003" w:rsidRDefault="009B6003" w:rsidP="009B6003">
            <w:r w:rsidRPr="009B6003">
              <w:rPr>
                <w:b/>
                <w:bCs/>
              </w:rPr>
              <w:t>Dev 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4D6387" w14:textId="77777777" w:rsidR="009B6003" w:rsidRPr="009B6003" w:rsidRDefault="009B6003" w:rsidP="009B6003">
            <w:r w:rsidRPr="009B6003">
              <w:t>Same as Sonnet — drop-in</w:t>
            </w:r>
          </w:p>
        </w:tc>
      </w:tr>
      <w:tr w:rsidR="009B6003" w:rsidRPr="009B6003" w14:paraId="0D4F385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8C76BC" w14:textId="77777777" w:rsidR="009B6003" w:rsidRPr="009B6003" w:rsidRDefault="009B6003" w:rsidP="009B6003">
            <w:r w:rsidRPr="009B6003">
              <w:rPr>
                <w:b/>
                <w:bCs/>
              </w:rPr>
              <w:t>Verdict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B3EB1B" w14:textId="77777777" w:rsidR="009B6003" w:rsidRPr="009B6003" w:rsidRDefault="009B6003" w:rsidP="009B6003">
            <w:r w:rsidRPr="009B6003">
              <w:rPr>
                <w:b/>
                <w:bCs/>
              </w:rPr>
              <w:t>Consider as a fallback</w:t>
            </w:r>
            <w:r w:rsidRPr="009B6003">
              <w:t> for cheap turns alongside Sonnet, but same two-provider problem as A.</w:t>
            </w:r>
          </w:p>
        </w:tc>
      </w:tr>
    </w:tbl>
    <w:p w14:paraId="3331FB30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>C. Google Gemini 1.5 Pro / 2.0 Flash</w:t>
      </w:r>
    </w:p>
    <w:tbl>
      <w:tblPr>
        <w:tblW w:w="913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7519"/>
      </w:tblGrid>
      <w:tr w:rsidR="009B6003" w:rsidRPr="009B6003" w14:paraId="1B602B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7E2B25" w14:textId="77777777" w:rsidR="009B6003" w:rsidRPr="009B6003" w:rsidRDefault="009B6003" w:rsidP="009B6003">
            <w:r w:rsidRPr="009B6003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49E197" w14:textId="77777777" w:rsidR="009B6003" w:rsidRPr="009B6003" w:rsidRDefault="009B6003" w:rsidP="009B6003">
            <w:r w:rsidRPr="009B6003">
              <w:t>Pro ₹106.25 / 1M input + ₹425 / 1M output; Flash much cheaper</w:t>
            </w:r>
          </w:p>
        </w:tc>
      </w:tr>
      <w:tr w:rsidR="009B6003" w:rsidRPr="009B6003" w14:paraId="3A9541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798E07" w14:textId="77777777" w:rsidR="009B6003" w:rsidRPr="009B6003" w:rsidRDefault="009B6003" w:rsidP="009B6003">
            <w:r w:rsidRPr="009B6003">
              <w:rPr>
                <w:b/>
                <w:bCs/>
              </w:rPr>
              <w:t>Hindi quality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4A831F" w14:textId="77777777" w:rsidR="009B6003" w:rsidRPr="009B6003" w:rsidRDefault="009B6003" w:rsidP="009B6003">
            <w:r w:rsidRPr="009B6003">
              <w:t>Decent but lags GPT-4o for very colloquial code-mixing</w:t>
            </w:r>
          </w:p>
        </w:tc>
      </w:tr>
      <w:tr w:rsidR="009B6003" w:rsidRPr="009B6003" w14:paraId="5FFAFF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03C9FB" w14:textId="77777777" w:rsidR="009B6003" w:rsidRPr="009B6003" w:rsidRDefault="009B6003" w:rsidP="009B6003">
            <w:r w:rsidRPr="009B6003">
              <w:rPr>
                <w:b/>
                <w:bCs/>
              </w:rPr>
              <w:t>Dev 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686BC4" w14:textId="77777777" w:rsidR="009B6003" w:rsidRPr="009B6003" w:rsidRDefault="009B6003" w:rsidP="009B6003">
            <w:r w:rsidRPr="009B6003">
              <w:t>Zero (drop-in via google-</w:t>
            </w:r>
            <w:proofErr w:type="spellStart"/>
            <w:r w:rsidRPr="009B6003">
              <w:t>genai</w:t>
            </w:r>
            <w:proofErr w:type="spellEnd"/>
            <w:r w:rsidRPr="009B6003">
              <w:t xml:space="preserve"> SDK)</w:t>
            </w:r>
          </w:p>
        </w:tc>
      </w:tr>
      <w:tr w:rsidR="009B6003" w:rsidRPr="009B6003" w14:paraId="0FF16A8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389950" w14:textId="77777777" w:rsidR="009B6003" w:rsidRPr="009B6003" w:rsidRDefault="009B6003" w:rsidP="009B6003">
            <w:r w:rsidRPr="009B6003">
              <w:rPr>
                <w:b/>
                <w:bCs/>
              </w:rPr>
              <w:t>Verdict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5E5BB9" w14:textId="77777777" w:rsidR="009B6003" w:rsidRPr="009B6003" w:rsidRDefault="009B6003" w:rsidP="009B6003">
            <w:r w:rsidRPr="009B6003">
              <w:t>Cheaper but </w:t>
            </w:r>
            <w:r w:rsidRPr="009B6003">
              <w:rPr>
                <w:b/>
                <w:bCs/>
              </w:rPr>
              <w:t>Hindi-mixed performance is the risk for this client.</w:t>
            </w:r>
            <w:r w:rsidRPr="009B6003">
              <w:t> Skip.</w:t>
            </w:r>
          </w:p>
        </w:tc>
      </w:tr>
    </w:tbl>
    <w:p w14:paraId="3B9077DD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 xml:space="preserve">D. Mistral Large / Llama 3.3 70B (via Together, </w:t>
      </w:r>
      <w:proofErr w:type="spellStart"/>
      <w:r w:rsidRPr="009B6003">
        <w:rPr>
          <w:b/>
          <w:bCs/>
        </w:rPr>
        <w:t>Groq</w:t>
      </w:r>
      <w:proofErr w:type="spellEnd"/>
      <w:r w:rsidRPr="009B6003">
        <w:rPr>
          <w:b/>
          <w:bCs/>
        </w:rPr>
        <w:t>, etc.)</w:t>
      </w:r>
    </w:p>
    <w:tbl>
      <w:tblPr>
        <w:tblW w:w="913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6805"/>
      </w:tblGrid>
      <w:tr w:rsidR="009B6003" w:rsidRPr="009B6003" w14:paraId="14BD0A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532351" w14:textId="77777777" w:rsidR="009B6003" w:rsidRPr="009B6003" w:rsidRDefault="009B6003" w:rsidP="009B6003">
            <w:r w:rsidRPr="009B6003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7E9F97" w14:textId="77777777" w:rsidR="009B6003" w:rsidRPr="009B6003" w:rsidRDefault="009B6003" w:rsidP="009B6003">
            <w:r w:rsidRPr="009B6003">
              <w:t>₹17 - ₹51 / 1M tokens — by far the cheapest</w:t>
            </w:r>
          </w:p>
        </w:tc>
      </w:tr>
      <w:tr w:rsidR="009B6003" w:rsidRPr="009B6003" w14:paraId="691DE08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382072" w14:textId="77777777" w:rsidR="009B6003" w:rsidRPr="009B6003" w:rsidRDefault="009B6003" w:rsidP="009B6003">
            <w:r w:rsidRPr="009B6003">
              <w:rPr>
                <w:b/>
                <w:bCs/>
              </w:rPr>
              <w:lastRenderedPageBreak/>
              <w:t>Hindi quality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417478" w14:textId="77777777" w:rsidR="009B6003" w:rsidRPr="009B6003" w:rsidRDefault="009B6003" w:rsidP="009B6003">
            <w:r w:rsidRPr="009B6003">
              <w:t>Weak for natural code-mixing</w:t>
            </w:r>
          </w:p>
        </w:tc>
      </w:tr>
      <w:tr w:rsidR="009B6003" w:rsidRPr="009B6003" w14:paraId="107F376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3B23FF" w14:textId="77777777" w:rsidR="009B6003" w:rsidRPr="009B6003" w:rsidRDefault="009B6003" w:rsidP="009B6003">
            <w:r w:rsidRPr="009B6003">
              <w:rPr>
                <w:b/>
                <w:bCs/>
              </w:rPr>
              <w:t>Verdict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E0CF59" w14:textId="77777777" w:rsidR="009B6003" w:rsidRPr="009B6003" w:rsidRDefault="009B6003" w:rsidP="009B6003">
            <w:r w:rsidRPr="009B6003">
              <w:t>Skip for Hindi-first client.</w:t>
            </w:r>
          </w:p>
        </w:tc>
      </w:tr>
    </w:tbl>
    <w:p w14:paraId="7B7DAC2E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>E. GPT-4o-mini</w:t>
      </w:r>
    </w:p>
    <w:tbl>
      <w:tblPr>
        <w:tblW w:w="913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7790"/>
      </w:tblGrid>
      <w:tr w:rsidR="009B6003" w:rsidRPr="009B6003" w14:paraId="55D289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435647" w14:textId="77777777" w:rsidR="009B6003" w:rsidRPr="009B6003" w:rsidRDefault="009B6003" w:rsidP="009B6003">
            <w:r w:rsidRPr="009B6003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51951E" w14:textId="77777777" w:rsidR="009B6003" w:rsidRPr="009B6003" w:rsidRDefault="009B6003" w:rsidP="009B6003">
            <w:r w:rsidRPr="009B6003">
              <w:t>₹12.75 / 1M input + ₹51 / 1M output (~6% of GPT-4o)</w:t>
            </w:r>
          </w:p>
        </w:tc>
      </w:tr>
      <w:tr w:rsidR="009B6003" w:rsidRPr="009B6003" w14:paraId="70DC40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04DD46" w14:textId="77777777" w:rsidR="009B6003" w:rsidRPr="009B6003" w:rsidRDefault="009B6003" w:rsidP="009B6003">
            <w:r w:rsidRPr="009B6003">
              <w:rPr>
                <w:b/>
                <w:bCs/>
              </w:rPr>
              <w:t>Hindi quality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A96D8B" w14:textId="77777777" w:rsidR="009B6003" w:rsidRPr="009B6003" w:rsidRDefault="009B6003" w:rsidP="009B6003">
            <w:r w:rsidRPr="009B6003">
              <w:t>Acceptable for simple turns, weaker for complex</w:t>
            </w:r>
          </w:p>
        </w:tc>
      </w:tr>
      <w:tr w:rsidR="009B6003" w:rsidRPr="009B6003" w14:paraId="40125D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9B4C12" w14:textId="77777777" w:rsidR="009B6003" w:rsidRPr="009B6003" w:rsidRDefault="009B6003" w:rsidP="009B6003">
            <w:r w:rsidRPr="009B6003">
              <w:rPr>
                <w:b/>
                <w:bCs/>
              </w:rPr>
              <w:t>Dev 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C22BAC" w14:textId="77777777" w:rsidR="009B6003" w:rsidRPr="009B6003" w:rsidRDefault="009B6003" w:rsidP="009B6003">
            <w:r w:rsidRPr="009B6003">
              <w:t>Zero — same OpenAI SDK</w:t>
            </w:r>
          </w:p>
        </w:tc>
      </w:tr>
      <w:tr w:rsidR="009B6003" w:rsidRPr="009B6003" w14:paraId="6DE824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8F1160" w14:textId="77777777" w:rsidR="009B6003" w:rsidRPr="009B6003" w:rsidRDefault="009B6003" w:rsidP="009B6003">
            <w:r w:rsidRPr="009B6003">
              <w:rPr>
                <w:b/>
                <w:bCs/>
              </w:rPr>
              <w:t>Verdict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9A5628" w14:textId="77777777" w:rsidR="009B6003" w:rsidRPr="009B6003" w:rsidRDefault="009B6003" w:rsidP="009B6003">
            <w:r w:rsidRPr="009B6003">
              <w:rPr>
                <w:b/>
                <w:bCs/>
              </w:rPr>
              <w:t>Use as a router.</w:t>
            </w:r>
            <w:r w:rsidRPr="009B6003">
              <w:t> Classify the user's intent cheaply, escalate to GPT-4o only for complex turns. This is what the PDF hints at.</w:t>
            </w:r>
          </w:p>
        </w:tc>
      </w:tr>
    </w:tbl>
    <w:p w14:paraId="7DDCB317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>Recommendation</w:t>
      </w:r>
    </w:p>
    <w:p w14:paraId="16CF7F41" w14:textId="77777777" w:rsidR="009B6003" w:rsidRPr="009B6003" w:rsidRDefault="009B6003" w:rsidP="009B6003">
      <w:r w:rsidRPr="009B6003">
        <w:rPr>
          <w:b/>
          <w:bCs/>
        </w:rPr>
        <w:t>Stay with GPT-4o as the primary brain.</w:t>
      </w:r>
      <w:r w:rsidRPr="009B6003">
        <w:t> Add GPT-4o-mini as a cheap-router fallback for intent classification — it's a one-day Phase 2 task that can cut 40-60% of token cost.</w:t>
      </w:r>
    </w:p>
    <w:p w14:paraId="3151AADE" w14:textId="77777777" w:rsidR="009B6003" w:rsidRPr="009B6003" w:rsidRDefault="009B6003" w:rsidP="009B6003">
      <w:r w:rsidRPr="009B6003">
        <w:pict w14:anchorId="3CFA3F50">
          <v:rect id="_x0000_i1057" style="width:0;height:0" o:hralign="center" o:hrstd="t" o:hr="t" fillcolor="#a0a0a0" stroked="f"/>
        </w:pict>
      </w:r>
    </w:p>
    <w:p w14:paraId="2514E0B7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>3. Twilio (voice telephony)</w:t>
      </w:r>
    </w:p>
    <w:p w14:paraId="2CFD8CB2" w14:textId="77777777" w:rsidR="009B6003" w:rsidRPr="009B6003" w:rsidRDefault="009B6003" w:rsidP="009B6003">
      <w:r w:rsidRPr="009B6003">
        <w:rPr>
          <w:b/>
          <w:bCs/>
        </w:rPr>
        <w:t>Default pick.</w:t>
      </w:r>
      <w:r w:rsidRPr="009B6003">
        <w:t> Best Media Streams support, mature SDK, and there's a well-known Twilio reference repo for the Realtime bridge — that's worth a half-day of saved work on Day 3.</w:t>
      </w:r>
    </w:p>
    <w:p w14:paraId="160B55B1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>Pricing (India)</w:t>
      </w:r>
    </w:p>
    <w:tbl>
      <w:tblPr>
        <w:tblW w:w="913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9"/>
        <w:gridCol w:w="4083"/>
      </w:tblGrid>
      <w:tr w:rsidR="009B6003" w:rsidRPr="009B6003" w14:paraId="31B45D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E336A6" w14:textId="77777777" w:rsidR="009B6003" w:rsidRPr="009B6003" w:rsidRDefault="009B6003" w:rsidP="009B6003">
            <w:r w:rsidRPr="009B6003"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B465DB" w14:textId="77777777" w:rsidR="009B6003" w:rsidRPr="009B6003" w:rsidRDefault="009B6003" w:rsidP="009B6003">
            <w:r w:rsidRPr="009B6003">
              <w:t>Rate</w:t>
            </w:r>
          </w:p>
        </w:tc>
      </w:tr>
      <w:tr w:rsidR="009B6003" w:rsidRPr="009B6003" w14:paraId="55211C8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71C4EA" w14:textId="77777777" w:rsidR="009B6003" w:rsidRPr="009B6003" w:rsidRDefault="009B6003" w:rsidP="009B6003">
            <w:r w:rsidRPr="009B6003">
              <w:t>Phone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9C316D" w14:textId="77777777" w:rsidR="009B6003" w:rsidRPr="009B6003" w:rsidRDefault="009B6003" w:rsidP="009B6003">
            <w:r w:rsidRPr="009B6003">
              <w:t xml:space="preserve">₹85-1,275 / </w:t>
            </w:r>
            <w:proofErr w:type="spellStart"/>
            <w:r w:rsidRPr="009B6003">
              <w:t>mo</w:t>
            </w:r>
            <w:proofErr w:type="spellEnd"/>
          </w:p>
        </w:tc>
      </w:tr>
      <w:tr w:rsidR="009B6003" w:rsidRPr="009B6003" w14:paraId="07362A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4F6F14" w14:textId="77777777" w:rsidR="009B6003" w:rsidRPr="009B6003" w:rsidRDefault="009B6003" w:rsidP="009B6003">
            <w:r w:rsidRPr="009B6003">
              <w:t>Inbound (mobile)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6559E2" w14:textId="77777777" w:rsidR="009B6003" w:rsidRPr="009B6003" w:rsidRDefault="009B6003" w:rsidP="009B6003">
            <w:r w:rsidRPr="009B6003">
              <w:t>~₹0.50 / min</w:t>
            </w:r>
          </w:p>
        </w:tc>
      </w:tr>
      <w:tr w:rsidR="009B6003" w:rsidRPr="009B6003" w14:paraId="334D3E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0D9816" w14:textId="77777777" w:rsidR="009B6003" w:rsidRPr="009B6003" w:rsidRDefault="009B6003" w:rsidP="009B6003">
            <w:r w:rsidRPr="009B6003">
              <w:t>Outbound (mobile)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904FAB" w14:textId="77777777" w:rsidR="009B6003" w:rsidRPr="009B6003" w:rsidRDefault="009B6003" w:rsidP="009B6003">
            <w:r w:rsidRPr="009B6003">
              <w:t>~₹3-5 / min</w:t>
            </w:r>
          </w:p>
        </w:tc>
      </w:tr>
      <w:tr w:rsidR="009B6003" w:rsidRPr="009B6003" w14:paraId="3C529BD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634CC7" w14:textId="77777777" w:rsidR="009B6003" w:rsidRPr="009B6003" w:rsidRDefault="009B6003" w:rsidP="009B6003">
            <w:r w:rsidRPr="009B6003">
              <w:t>Media Streams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854270" w14:textId="77777777" w:rsidR="009B6003" w:rsidRPr="009B6003" w:rsidRDefault="009B6003" w:rsidP="009B6003">
            <w:r w:rsidRPr="009B6003">
              <w:t>~₹0.34 / min</w:t>
            </w:r>
          </w:p>
        </w:tc>
      </w:tr>
    </w:tbl>
    <w:p w14:paraId="4831D9E1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>Alternatives</w:t>
      </w:r>
    </w:p>
    <w:p w14:paraId="3B8064DB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lastRenderedPageBreak/>
        <w:t xml:space="preserve">A. </w:t>
      </w:r>
      <w:proofErr w:type="spellStart"/>
      <w:r w:rsidRPr="009B6003">
        <w:rPr>
          <w:b/>
          <w:bCs/>
        </w:rPr>
        <w:t>Plivo</w:t>
      </w:r>
      <w:proofErr w:type="spellEnd"/>
    </w:p>
    <w:tbl>
      <w:tblPr>
        <w:tblW w:w="913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7823"/>
      </w:tblGrid>
      <w:tr w:rsidR="009B6003" w:rsidRPr="009B6003" w14:paraId="7FF3A7D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A9F069" w14:textId="77777777" w:rsidR="009B6003" w:rsidRPr="009B6003" w:rsidRDefault="009B6003" w:rsidP="009B6003">
            <w:r w:rsidRPr="009B6003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78D797" w14:textId="77777777" w:rsidR="009B6003" w:rsidRPr="009B6003" w:rsidRDefault="009B6003" w:rsidP="009B6003">
            <w:r w:rsidRPr="009B6003">
              <w:t>~30-40% cheaper than Twilio for India</w:t>
            </w:r>
          </w:p>
        </w:tc>
      </w:tr>
      <w:tr w:rsidR="009B6003" w:rsidRPr="009B6003" w14:paraId="7ABC09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7A400A" w14:textId="77777777" w:rsidR="009B6003" w:rsidRPr="009B6003" w:rsidRDefault="009B6003" w:rsidP="009B6003">
            <w:r w:rsidRPr="009B6003">
              <w:rPr>
                <w:b/>
                <w:bCs/>
              </w:rPr>
              <w:t>Dev 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F7992D" w14:textId="77777777" w:rsidR="009B6003" w:rsidRPr="009B6003" w:rsidRDefault="009B6003" w:rsidP="009B6003">
            <w:r w:rsidRPr="009B6003">
              <w:rPr>
                <w:b/>
                <w:bCs/>
              </w:rPr>
              <w:t>+1 day.</w:t>
            </w:r>
            <w:r w:rsidRPr="009B6003">
              <w:t> Media streaming is less mature; fewer reference implementations for the OpenAI Realtime bridge.</w:t>
            </w:r>
          </w:p>
        </w:tc>
      </w:tr>
      <w:tr w:rsidR="009B6003" w:rsidRPr="009B6003" w14:paraId="0B57CB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B7BA51" w14:textId="77777777" w:rsidR="009B6003" w:rsidRPr="009B6003" w:rsidRDefault="009B6003" w:rsidP="009B6003">
            <w:r w:rsidRPr="009B6003">
              <w:rPr>
                <w:b/>
                <w:bCs/>
              </w:rPr>
              <w:t>Verdict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73823B" w14:textId="77777777" w:rsidR="009B6003" w:rsidRPr="009B6003" w:rsidRDefault="009B6003" w:rsidP="009B6003">
            <w:r w:rsidRPr="009B6003">
              <w:t>Defer until pilot volume justifies the engineering cost.</w:t>
            </w:r>
          </w:p>
        </w:tc>
      </w:tr>
    </w:tbl>
    <w:p w14:paraId="4235444A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 xml:space="preserve">B. </w:t>
      </w:r>
      <w:proofErr w:type="spellStart"/>
      <w:r w:rsidRPr="009B6003">
        <w:rPr>
          <w:b/>
          <w:bCs/>
        </w:rPr>
        <w:t>Exotel</w:t>
      </w:r>
      <w:proofErr w:type="spellEnd"/>
    </w:p>
    <w:tbl>
      <w:tblPr>
        <w:tblW w:w="913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7793"/>
      </w:tblGrid>
      <w:tr w:rsidR="009B6003" w:rsidRPr="009B6003" w14:paraId="05440D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89A4A6" w14:textId="77777777" w:rsidR="009B6003" w:rsidRPr="009B6003" w:rsidRDefault="009B6003" w:rsidP="009B6003">
            <w:r w:rsidRPr="009B6003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7E3F03" w14:textId="77777777" w:rsidR="009B6003" w:rsidRPr="009B6003" w:rsidRDefault="009B6003" w:rsidP="009B6003">
            <w:r w:rsidRPr="009B6003">
              <w:t>~₹0.40/min inbound, ₹0.90-2/min outbound. India-native, friendly to Indian KYC requirements.</w:t>
            </w:r>
          </w:p>
        </w:tc>
      </w:tr>
      <w:tr w:rsidR="009B6003" w:rsidRPr="009B6003" w14:paraId="68190D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BCAB03" w14:textId="77777777" w:rsidR="009B6003" w:rsidRPr="009B6003" w:rsidRDefault="009B6003" w:rsidP="009B6003">
            <w:r w:rsidRPr="009B6003">
              <w:rPr>
                <w:b/>
                <w:bCs/>
              </w:rPr>
              <w:t>Dev 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F9615D" w14:textId="77777777" w:rsidR="009B6003" w:rsidRPr="009B6003" w:rsidRDefault="009B6003" w:rsidP="009B6003">
            <w:r w:rsidRPr="009B6003">
              <w:rPr>
                <w:b/>
                <w:bCs/>
              </w:rPr>
              <w:t>+1 to +2 days</w:t>
            </w:r>
            <w:r w:rsidRPr="009B6003">
              <w:t> to validate their media-streaming equivalent against OpenAI Realtime</w:t>
            </w:r>
          </w:p>
        </w:tc>
      </w:tr>
      <w:tr w:rsidR="009B6003" w:rsidRPr="009B6003" w14:paraId="0A8B8E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22AE29" w14:textId="77777777" w:rsidR="009B6003" w:rsidRPr="009B6003" w:rsidRDefault="009B6003" w:rsidP="009B6003">
            <w:r w:rsidRPr="009B6003">
              <w:rPr>
                <w:b/>
                <w:bCs/>
              </w:rPr>
              <w:t>Verdict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801AA8" w14:textId="77777777" w:rsidR="009B6003" w:rsidRPr="009B6003" w:rsidRDefault="009B6003" w:rsidP="009B6003">
            <w:r w:rsidRPr="009B6003">
              <w:t>Strong choice for </w:t>
            </w:r>
            <w:r w:rsidRPr="009B6003">
              <w:rPr>
                <w:b/>
                <w:bCs/>
              </w:rPr>
              <w:t>India-scale Phase 2.</w:t>
            </w:r>
            <w:r w:rsidRPr="009B6003">
              <w:t> Skip for the sprint — you'll burn Day 3 on bridge debugging.</w:t>
            </w:r>
          </w:p>
        </w:tc>
      </w:tr>
    </w:tbl>
    <w:p w14:paraId="26F8CE89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 xml:space="preserve">C. </w:t>
      </w:r>
      <w:proofErr w:type="spellStart"/>
      <w:r w:rsidRPr="009B6003">
        <w:rPr>
          <w:b/>
          <w:bCs/>
        </w:rPr>
        <w:t>Telnyx</w:t>
      </w:r>
      <w:proofErr w:type="spellEnd"/>
    </w:p>
    <w:tbl>
      <w:tblPr>
        <w:tblW w:w="913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7727"/>
      </w:tblGrid>
      <w:tr w:rsidR="009B6003" w:rsidRPr="009B6003" w14:paraId="708BE3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181CB6" w14:textId="77777777" w:rsidR="009B6003" w:rsidRPr="009B6003" w:rsidRDefault="009B6003" w:rsidP="009B6003">
            <w:r w:rsidRPr="009B6003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123BC5" w14:textId="77777777" w:rsidR="009B6003" w:rsidRPr="009B6003" w:rsidRDefault="009B6003" w:rsidP="009B6003">
            <w:r w:rsidRPr="009B6003">
              <w:t>~20-30% cheaper than Twilio</w:t>
            </w:r>
          </w:p>
        </w:tc>
      </w:tr>
      <w:tr w:rsidR="009B6003" w:rsidRPr="009B6003" w14:paraId="67410C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A7B8DB" w14:textId="77777777" w:rsidR="009B6003" w:rsidRPr="009B6003" w:rsidRDefault="009B6003" w:rsidP="009B6003">
            <w:r w:rsidRPr="009B6003">
              <w:rPr>
                <w:b/>
                <w:bCs/>
              </w:rPr>
              <w:t>Dev 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6B73A9" w14:textId="77777777" w:rsidR="009B6003" w:rsidRPr="009B6003" w:rsidRDefault="009B6003" w:rsidP="009B6003">
            <w:r w:rsidRPr="009B6003">
              <w:rPr>
                <w:b/>
                <w:bCs/>
              </w:rPr>
              <w:t>+0.5 to +1 day.</w:t>
            </w:r>
            <w:r w:rsidRPr="009B6003">
              <w:t> Closest Twilio-equivalent with mature WebSocket media streaming.</w:t>
            </w:r>
          </w:p>
        </w:tc>
      </w:tr>
      <w:tr w:rsidR="009B6003" w:rsidRPr="009B6003" w14:paraId="73C7F37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9828EC" w14:textId="77777777" w:rsidR="009B6003" w:rsidRPr="009B6003" w:rsidRDefault="009B6003" w:rsidP="009B6003">
            <w:r w:rsidRPr="009B6003">
              <w:rPr>
                <w:b/>
                <w:bCs/>
              </w:rPr>
              <w:t>Verdict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66B202" w14:textId="77777777" w:rsidR="009B6003" w:rsidRPr="009B6003" w:rsidRDefault="009B6003" w:rsidP="009B6003">
            <w:r w:rsidRPr="009B6003">
              <w:t>Reasonable swap if cost matters more than ecosystem maturity.</w:t>
            </w:r>
          </w:p>
        </w:tc>
      </w:tr>
    </w:tbl>
    <w:p w14:paraId="58D4A028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>D. Vonage / AWS Chime SDK</w:t>
      </w:r>
    </w:p>
    <w:tbl>
      <w:tblPr>
        <w:tblW w:w="913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7949"/>
      </w:tblGrid>
      <w:tr w:rsidR="009B6003" w:rsidRPr="009B6003" w14:paraId="005AB0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10FCB7" w14:textId="77777777" w:rsidR="009B6003" w:rsidRPr="009B6003" w:rsidRDefault="009B6003" w:rsidP="009B6003">
            <w:r w:rsidRPr="009B6003">
              <w:rPr>
                <w:b/>
                <w:bCs/>
              </w:rPr>
              <w:t>Verdict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BBDEAE" w14:textId="77777777" w:rsidR="009B6003" w:rsidRPr="009B6003" w:rsidRDefault="009B6003" w:rsidP="009B6003">
            <w:r w:rsidRPr="009B6003">
              <w:t>Comparable to Twilio cost-wise. Less material reason to switch.</w:t>
            </w:r>
          </w:p>
        </w:tc>
      </w:tr>
    </w:tbl>
    <w:p w14:paraId="32237938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>E. Pure SIP (</w:t>
      </w:r>
      <w:proofErr w:type="spellStart"/>
      <w:r w:rsidRPr="009B6003">
        <w:rPr>
          <w:b/>
          <w:bCs/>
        </w:rPr>
        <w:t>FreeSWITCH</w:t>
      </w:r>
      <w:proofErr w:type="spellEnd"/>
      <w:r w:rsidRPr="009B6003">
        <w:rPr>
          <w:b/>
          <w:bCs/>
        </w:rPr>
        <w:t>/Asterisk + a SIP trunk)</w:t>
      </w:r>
    </w:p>
    <w:tbl>
      <w:tblPr>
        <w:tblW w:w="913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7038"/>
      </w:tblGrid>
      <w:tr w:rsidR="009B6003" w:rsidRPr="009B6003" w14:paraId="097EE9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EE18AA" w14:textId="77777777" w:rsidR="009B6003" w:rsidRPr="009B6003" w:rsidRDefault="009B6003" w:rsidP="009B6003">
            <w:r w:rsidRPr="009B6003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34DFE9" w14:textId="77777777" w:rsidR="009B6003" w:rsidRPr="009B6003" w:rsidRDefault="009B6003" w:rsidP="009B6003">
            <w:r w:rsidRPr="009B6003">
              <w:t>Cheapest at scale</w:t>
            </w:r>
          </w:p>
        </w:tc>
      </w:tr>
      <w:tr w:rsidR="009B6003" w:rsidRPr="009B6003" w14:paraId="2CA2DD7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D676BF" w14:textId="77777777" w:rsidR="009B6003" w:rsidRPr="009B6003" w:rsidRDefault="009B6003" w:rsidP="009B6003">
            <w:r w:rsidRPr="009B6003">
              <w:rPr>
                <w:b/>
                <w:bCs/>
              </w:rPr>
              <w:t>Dev 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965761" w14:textId="77777777" w:rsidR="009B6003" w:rsidRPr="009B6003" w:rsidRDefault="009B6003" w:rsidP="009B6003">
            <w:r w:rsidRPr="009B6003">
              <w:rPr>
                <w:b/>
                <w:bCs/>
              </w:rPr>
              <w:t>+3 to +5 days</w:t>
            </w:r>
            <w:r w:rsidRPr="009B6003">
              <w:t> + ongoing ops</w:t>
            </w:r>
          </w:p>
        </w:tc>
      </w:tr>
      <w:tr w:rsidR="009B6003" w:rsidRPr="009B6003" w14:paraId="4BAB89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17AF31" w14:textId="77777777" w:rsidR="009B6003" w:rsidRPr="009B6003" w:rsidRDefault="009B6003" w:rsidP="009B6003">
            <w:r w:rsidRPr="009B6003">
              <w:rPr>
                <w:b/>
                <w:bCs/>
              </w:rPr>
              <w:t>Verdict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A8E023" w14:textId="77777777" w:rsidR="009B6003" w:rsidRPr="009B6003" w:rsidRDefault="009B6003" w:rsidP="009B6003">
            <w:r w:rsidRPr="009B6003">
              <w:rPr>
                <w:b/>
                <w:bCs/>
              </w:rPr>
              <w:t>Phase 3 only.</w:t>
            </w:r>
            <w:r w:rsidRPr="009B6003">
              <w:t> Wrong shape for a 4-day sprint.</w:t>
            </w:r>
          </w:p>
        </w:tc>
      </w:tr>
    </w:tbl>
    <w:p w14:paraId="0ED79342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lastRenderedPageBreak/>
        <w:t>Recommendation</w:t>
      </w:r>
    </w:p>
    <w:p w14:paraId="7F3900FF" w14:textId="77777777" w:rsidR="009B6003" w:rsidRPr="009B6003" w:rsidRDefault="009B6003" w:rsidP="009B6003">
      <w:r w:rsidRPr="009B6003">
        <w:rPr>
          <w:b/>
          <w:bCs/>
        </w:rPr>
        <w:t>Stay with Twilio for the sprint.</w:t>
      </w:r>
      <w:r w:rsidRPr="009B6003">
        <w:t xml:space="preserve"> The reference repo for Twilio Media Streams + OpenAI Realtime is the single biggest Day 3 risk reducer. Revisit </w:t>
      </w:r>
      <w:proofErr w:type="spellStart"/>
      <w:r w:rsidRPr="009B6003">
        <w:t>Exotel</w:t>
      </w:r>
      <w:proofErr w:type="spellEnd"/>
      <w:r w:rsidRPr="009B6003">
        <w:t xml:space="preserve"> for Phase 2 once India call volume is real.</w:t>
      </w:r>
    </w:p>
    <w:p w14:paraId="48E8356A" w14:textId="77777777" w:rsidR="009B6003" w:rsidRPr="009B6003" w:rsidRDefault="009B6003" w:rsidP="009B6003">
      <w:r w:rsidRPr="009B6003">
        <w:pict w14:anchorId="675BAE5C">
          <v:rect id="_x0000_i1058" style="width:0;height:0" o:hralign="center" o:hrstd="t" o:hr="t" fillcolor="#a0a0a0" stroked="f"/>
        </w:pict>
      </w:r>
    </w:p>
    <w:p w14:paraId="0F560A3D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>4. Meta WhatsApp Cloud API (direct)</w:t>
      </w:r>
    </w:p>
    <w:p w14:paraId="72D37AC2" w14:textId="77777777" w:rsidR="009B6003" w:rsidRPr="009B6003" w:rsidRDefault="009B6003" w:rsidP="009B6003">
      <w:r w:rsidRPr="009B6003">
        <w:rPr>
          <w:b/>
          <w:bCs/>
        </w:rPr>
        <w:t>Default pick.</w:t>
      </w:r>
      <w:r w:rsidRPr="009B6003">
        <w:t> Cheapest of all options, no middleman, and the proposal's no-vendor-lock-in clause basically mandates it — the client owns the Meta Business account directly.</w:t>
      </w:r>
    </w:p>
    <w:p w14:paraId="361951F3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>Pricing (India, per-conversation)</w:t>
      </w:r>
    </w:p>
    <w:tbl>
      <w:tblPr>
        <w:tblW w:w="913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5"/>
        <w:gridCol w:w="2337"/>
      </w:tblGrid>
      <w:tr w:rsidR="009B6003" w:rsidRPr="009B6003" w14:paraId="147E3A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69994B" w14:textId="77777777" w:rsidR="009B6003" w:rsidRPr="009B6003" w:rsidRDefault="009B6003" w:rsidP="009B6003">
            <w:r w:rsidRPr="009B6003">
              <w:t>Conversation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2A86B2" w14:textId="77777777" w:rsidR="009B6003" w:rsidRPr="009B6003" w:rsidRDefault="009B6003" w:rsidP="009B6003">
            <w:r w:rsidRPr="009B6003">
              <w:t>Meta charge</w:t>
            </w:r>
          </w:p>
        </w:tc>
      </w:tr>
      <w:tr w:rsidR="009B6003" w:rsidRPr="009B6003" w14:paraId="22A3D9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8B80B5" w14:textId="77777777" w:rsidR="009B6003" w:rsidRPr="009B6003" w:rsidRDefault="009B6003" w:rsidP="009B6003">
            <w:r w:rsidRPr="009B6003">
              <w:t>Marketing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D572DA" w14:textId="77777777" w:rsidR="009B6003" w:rsidRPr="009B6003" w:rsidRDefault="009B6003" w:rsidP="009B6003">
            <w:r w:rsidRPr="009B6003">
              <w:t>₹0.7846 / conv</w:t>
            </w:r>
          </w:p>
        </w:tc>
      </w:tr>
      <w:tr w:rsidR="009B6003" w:rsidRPr="009B6003" w14:paraId="53FD04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DD0310" w14:textId="77777777" w:rsidR="009B6003" w:rsidRPr="009B6003" w:rsidRDefault="009B6003" w:rsidP="009B6003">
            <w:r w:rsidRPr="009B6003">
              <w:t>Utility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CB2951" w14:textId="77777777" w:rsidR="009B6003" w:rsidRPr="009B6003" w:rsidRDefault="009B6003" w:rsidP="009B6003">
            <w:r w:rsidRPr="009B6003">
              <w:t>₹0.115 / conv</w:t>
            </w:r>
          </w:p>
        </w:tc>
      </w:tr>
      <w:tr w:rsidR="009B6003" w:rsidRPr="009B6003" w14:paraId="5DE740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A5B826" w14:textId="77777777" w:rsidR="009B6003" w:rsidRPr="009B6003" w:rsidRDefault="009B6003" w:rsidP="009B6003">
            <w:r w:rsidRPr="009B6003">
              <w:t>Authentication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96527C" w14:textId="77777777" w:rsidR="009B6003" w:rsidRPr="009B6003" w:rsidRDefault="009B6003" w:rsidP="009B6003">
            <w:r w:rsidRPr="009B6003">
              <w:t>₹0.115 / conv</w:t>
            </w:r>
          </w:p>
        </w:tc>
      </w:tr>
      <w:tr w:rsidR="009B6003" w:rsidRPr="009B6003" w14:paraId="08B8CD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97E18B" w14:textId="77777777" w:rsidR="009B6003" w:rsidRPr="009B6003" w:rsidRDefault="009B6003" w:rsidP="009B6003">
            <w:r w:rsidRPr="009B6003">
              <w:t>Service (within 24h customer-initiated window)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B43742" w14:textId="77777777" w:rsidR="009B6003" w:rsidRPr="009B6003" w:rsidRDefault="009B6003" w:rsidP="009B6003">
            <w:r w:rsidRPr="009B6003">
              <w:rPr>
                <w:b/>
                <w:bCs/>
              </w:rPr>
              <w:t>Free</w:t>
            </w:r>
          </w:p>
        </w:tc>
      </w:tr>
      <w:tr w:rsidR="009B6003" w:rsidRPr="009B6003" w14:paraId="0DE6D8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BBD763" w14:textId="77777777" w:rsidR="009B6003" w:rsidRPr="009B6003" w:rsidRDefault="009B6003" w:rsidP="009B6003">
            <w:r w:rsidRPr="009B6003">
              <w:t>Platform/Cloud API fee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42C75C" w14:textId="77777777" w:rsidR="009B6003" w:rsidRPr="009B6003" w:rsidRDefault="009B6003" w:rsidP="009B6003">
            <w:r w:rsidRPr="009B6003">
              <w:t>₹0</w:t>
            </w:r>
          </w:p>
        </w:tc>
      </w:tr>
    </w:tbl>
    <w:p w14:paraId="6C0AD7A5" w14:textId="77777777" w:rsidR="009B6003" w:rsidRPr="009B6003" w:rsidRDefault="009B6003" w:rsidP="009B6003">
      <w:r w:rsidRPr="009B6003">
        <w:t>A "conversation" is a 24-hour window. Many messages within it = one charge.</w:t>
      </w:r>
    </w:p>
    <w:p w14:paraId="76FFB84B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>Alternatives (all are BSPs sitting on top of Meta)</w:t>
      </w:r>
    </w:p>
    <w:p w14:paraId="4B4E100E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>A. Twilio WhatsApp</w:t>
      </w:r>
    </w:p>
    <w:tbl>
      <w:tblPr>
        <w:tblW w:w="913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7403"/>
      </w:tblGrid>
      <w:tr w:rsidR="009B6003" w:rsidRPr="009B6003" w14:paraId="620E5A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CAB7D7" w14:textId="77777777" w:rsidR="009B6003" w:rsidRPr="009B6003" w:rsidRDefault="009B6003" w:rsidP="009B6003">
            <w:r w:rsidRPr="009B6003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FB62E9" w14:textId="77777777" w:rsidR="009B6003" w:rsidRPr="009B6003" w:rsidRDefault="009B6003" w:rsidP="009B6003">
            <w:r w:rsidRPr="009B6003">
              <w:t>Meta conv price + Twilio markup (~₹0.43 per message)</w:t>
            </w:r>
          </w:p>
        </w:tc>
      </w:tr>
      <w:tr w:rsidR="009B6003" w:rsidRPr="009B6003" w14:paraId="6B2FC84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A4D438" w14:textId="77777777" w:rsidR="009B6003" w:rsidRPr="009B6003" w:rsidRDefault="009B6003" w:rsidP="009B6003">
            <w:r w:rsidRPr="009B6003">
              <w:rPr>
                <w:b/>
                <w:bCs/>
              </w:rPr>
              <w:t>Dev 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6E4A93" w14:textId="77777777" w:rsidR="009B6003" w:rsidRPr="009B6003" w:rsidRDefault="009B6003" w:rsidP="009B6003">
            <w:r w:rsidRPr="009B6003">
              <w:rPr>
                <w:b/>
                <w:bCs/>
              </w:rPr>
              <w:t>-0.5 day.</w:t>
            </w:r>
            <w:r w:rsidRPr="009B6003">
              <w:t> Twilio SDK is already in the project for voice.</w:t>
            </w:r>
          </w:p>
        </w:tc>
      </w:tr>
      <w:tr w:rsidR="009B6003" w:rsidRPr="009B6003" w14:paraId="6FBA59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228A88" w14:textId="77777777" w:rsidR="009B6003" w:rsidRPr="009B6003" w:rsidRDefault="009B6003" w:rsidP="009B6003">
            <w:r w:rsidRPr="009B6003">
              <w:rPr>
                <w:b/>
                <w:bCs/>
              </w:rPr>
              <w:t>Verdict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29554D" w14:textId="77777777" w:rsidR="009B6003" w:rsidRPr="009B6003" w:rsidRDefault="009B6003" w:rsidP="009B6003">
            <w:r w:rsidRPr="009B6003">
              <w:t>Adds vendor coupling. </w:t>
            </w:r>
            <w:r w:rsidRPr="009B6003">
              <w:rPr>
                <w:b/>
                <w:bCs/>
              </w:rPr>
              <w:t>Rejected by the no-lock-in clause.</w:t>
            </w:r>
          </w:p>
        </w:tc>
      </w:tr>
    </w:tbl>
    <w:p w14:paraId="5AFF6DED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>B. 360dialog</w:t>
      </w:r>
    </w:p>
    <w:tbl>
      <w:tblPr>
        <w:tblW w:w="913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7577"/>
      </w:tblGrid>
      <w:tr w:rsidR="009B6003" w:rsidRPr="009B6003" w14:paraId="4AE242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29106A" w14:textId="77777777" w:rsidR="009B6003" w:rsidRPr="009B6003" w:rsidRDefault="009B6003" w:rsidP="009B6003">
            <w:r w:rsidRPr="009B6003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677AE4" w14:textId="77777777" w:rsidR="009B6003" w:rsidRPr="009B6003" w:rsidRDefault="009B6003" w:rsidP="009B6003">
            <w:r w:rsidRPr="009B6003">
              <w:t>Flat ~₹4,250-8,500/</w:t>
            </w:r>
            <w:proofErr w:type="spellStart"/>
            <w:r w:rsidRPr="009B6003">
              <w:t>mo</w:t>
            </w:r>
            <w:proofErr w:type="spellEnd"/>
            <w:r w:rsidRPr="009B6003">
              <w:t xml:space="preserve"> + Meta conv price. No per-message markup.</w:t>
            </w:r>
          </w:p>
        </w:tc>
      </w:tr>
      <w:tr w:rsidR="009B6003" w:rsidRPr="009B6003" w14:paraId="0B91AD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10133A" w14:textId="77777777" w:rsidR="009B6003" w:rsidRPr="009B6003" w:rsidRDefault="009B6003" w:rsidP="009B6003">
            <w:r w:rsidRPr="009B6003">
              <w:rPr>
                <w:b/>
                <w:bCs/>
              </w:rPr>
              <w:lastRenderedPageBreak/>
              <w:t>Dev 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BE8218" w14:textId="77777777" w:rsidR="009B6003" w:rsidRPr="009B6003" w:rsidRDefault="009B6003" w:rsidP="009B6003">
            <w:proofErr w:type="gramStart"/>
            <w:r w:rsidRPr="009B6003">
              <w:t>Similar to</w:t>
            </w:r>
            <w:proofErr w:type="gramEnd"/>
            <w:r w:rsidRPr="009B6003">
              <w:t xml:space="preserve"> direct.</w:t>
            </w:r>
          </w:p>
        </w:tc>
      </w:tr>
      <w:tr w:rsidR="009B6003" w:rsidRPr="009B6003" w14:paraId="70F9C4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B55A32" w14:textId="77777777" w:rsidR="009B6003" w:rsidRPr="009B6003" w:rsidRDefault="009B6003" w:rsidP="009B6003">
            <w:r w:rsidRPr="009B6003">
              <w:rPr>
                <w:b/>
                <w:bCs/>
              </w:rPr>
              <w:t>Verdict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5228F3" w14:textId="77777777" w:rsidR="009B6003" w:rsidRPr="009B6003" w:rsidRDefault="009B6003" w:rsidP="009B6003">
            <w:r w:rsidRPr="009B6003">
              <w:t>Worthwhile at very high volume. </w:t>
            </w:r>
            <w:r w:rsidRPr="009B6003">
              <w:rPr>
                <w:b/>
                <w:bCs/>
              </w:rPr>
              <w:t>Overkill at sprint scale.</w:t>
            </w:r>
          </w:p>
        </w:tc>
      </w:tr>
    </w:tbl>
    <w:p w14:paraId="38F8F981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 xml:space="preserve">C. </w:t>
      </w:r>
      <w:proofErr w:type="spellStart"/>
      <w:r w:rsidRPr="009B6003">
        <w:rPr>
          <w:b/>
          <w:bCs/>
        </w:rPr>
        <w:t>Gupshup</w:t>
      </w:r>
      <w:proofErr w:type="spellEnd"/>
      <w:r w:rsidRPr="009B6003">
        <w:rPr>
          <w:b/>
          <w:bCs/>
        </w:rPr>
        <w:t xml:space="preserve"> / Wati / </w:t>
      </w:r>
      <w:proofErr w:type="spellStart"/>
      <w:r w:rsidRPr="009B6003">
        <w:rPr>
          <w:b/>
          <w:bCs/>
        </w:rPr>
        <w:t>AiSensy</w:t>
      </w:r>
      <w:proofErr w:type="spellEnd"/>
      <w:r w:rsidRPr="009B6003">
        <w:rPr>
          <w:b/>
          <w:bCs/>
        </w:rPr>
        <w:t xml:space="preserve"> (Indian BSPs)</w:t>
      </w:r>
    </w:p>
    <w:tbl>
      <w:tblPr>
        <w:tblW w:w="913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7794"/>
      </w:tblGrid>
      <w:tr w:rsidR="009B6003" w:rsidRPr="009B6003" w14:paraId="05DCB81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889983" w14:textId="77777777" w:rsidR="009B6003" w:rsidRPr="009B6003" w:rsidRDefault="009B6003" w:rsidP="009B6003">
            <w:r w:rsidRPr="009B6003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7613A7" w14:textId="77777777" w:rsidR="009B6003" w:rsidRPr="009B6003" w:rsidRDefault="009B6003" w:rsidP="009B6003">
            <w:r w:rsidRPr="009B6003">
              <w:t>₹2,550-8,500/</w:t>
            </w:r>
            <w:proofErr w:type="spellStart"/>
            <w:r w:rsidRPr="009B6003">
              <w:t>mo</w:t>
            </w:r>
            <w:proofErr w:type="spellEnd"/>
            <w:r w:rsidRPr="009B6003">
              <w:t xml:space="preserve"> subscription tiers</w:t>
            </w:r>
          </w:p>
        </w:tc>
      </w:tr>
      <w:tr w:rsidR="009B6003" w:rsidRPr="009B6003" w14:paraId="5018277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8E7289" w14:textId="77777777" w:rsidR="009B6003" w:rsidRPr="009B6003" w:rsidRDefault="009B6003" w:rsidP="009B6003">
            <w:r w:rsidRPr="009B6003">
              <w:rPr>
                <w:b/>
                <w:bCs/>
              </w:rPr>
              <w:t>Dev 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CCF678" w14:textId="77777777" w:rsidR="009B6003" w:rsidRPr="009B6003" w:rsidRDefault="009B6003" w:rsidP="009B6003">
            <w:r w:rsidRPr="009B6003">
              <w:rPr>
                <w:b/>
                <w:bCs/>
              </w:rPr>
              <w:t>-0.5 to -1 day</w:t>
            </w:r>
            <w:r w:rsidRPr="009B6003">
              <w:t> — their dashboards and SDKs handle templates, contacts, campaign UI for free.</w:t>
            </w:r>
          </w:p>
        </w:tc>
      </w:tr>
      <w:tr w:rsidR="009B6003" w:rsidRPr="009B6003" w14:paraId="579FD4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AE0FB0" w14:textId="77777777" w:rsidR="009B6003" w:rsidRPr="009B6003" w:rsidRDefault="009B6003" w:rsidP="009B6003">
            <w:r w:rsidRPr="009B6003">
              <w:rPr>
                <w:b/>
                <w:bCs/>
              </w:rPr>
              <w:t>Verdict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9CB385" w14:textId="77777777" w:rsidR="009B6003" w:rsidRPr="009B6003" w:rsidRDefault="009B6003" w:rsidP="009B6003">
            <w:r w:rsidRPr="009B6003">
              <w:t>Good fit for "we want a dashboard out of the box" clients. </w:t>
            </w:r>
            <w:proofErr w:type="spellStart"/>
            <w:r w:rsidRPr="009B6003">
              <w:rPr>
                <w:b/>
                <w:bCs/>
              </w:rPr>
              <w:t>Veerox</w:t>
            </w:r>
            <w:proofErr w:type="spellEnd"/>
            <w:r w:rsidRPr="009B6003">
              <w:rPr>
                <w:b/>
                <w:bCs/>
              </w:rPr>
              <w:t xml:space="preserve"> wants ownership</w:t>
            </w:r>
            <w:r w:rsidRPr="009B6003">
              <w:t> — direct wins.</w:t>
            </w:r>
          </w:p>
        </w:tc>
      </w:tr>
    </w:tbl>
    <w:p w14:paraId="29A15A48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>Recommendation</w:t>
      </w:r>
    </w:p>
    <w:p w14:paraId="2E1145BD" w14:textId="77777777" w:rsidR="009B6003" w:rsidRPr="009B6003" w:rsidRDefault="009B6003" w:rsidP="009B6003">
      <w:r w:rsidRPr="009B6003">
        <w:rPr>
          <w:b/>
          <w:bCs/>
        </w:rPr>
        <w:t>Direct Meta Cloud API. No alternatives are competitive given the no-lock-in clause.</w:t>
      </w:r>
      <w:r w:rsidRPr="009B6003">
        <w:t xml:space="preserve"> Heads-up: business verification and template approval take 24-48 hours </w:t>
      </w:r>
      <w:proofErr w:type="gramStart"/>
      <w:r w:rsidRPr="009B6003">
        <w:t>minimum</w:t>
      </w:r>
      <w:proofErr w:type="gramEnd"/>
      <w:r w:rsidRPr="009B6003">
        <w:t xml:space="preserve"> and templates often get rejected once — submit them on Day 1 even if you won't use them until Day 4.</w:t>
      </w:r>
    </w:p>
    <w:p w14:paraId="67AD255F" w14:textId="77777777" w:rsidR="009B6003" w:rsidRPr="009B6003" w:rsidRDefault="009B6003" w:rsidP="009B6003">
      <w:r w:rsidRPr="009B6003">
        <w:pict w14:anchorId="433CF882">
          <v:rect id="_x0000_i1059" style="width:0;height:0" o:hralign="center" o:hrstd="t" o:hr="t" fillcolor="#a0a0a0" stroked="f"/>
        </w:pict>
      </w:r>
    </w:p>
    <w:p w14:paraId="787F92D0" w14:textId="77777777" w:rsidR="009B6003" w:rsidRPr="009B6003" w:rsidRDefault="009B6003" w:rsidP="009B6003">
      <w:pPr>
        <w:rPr>
          <w:b/>
          <w:bCs/>
        </w:rPr>
      </w:pPr>
      <w:r w:rsidRPr="009B6003">
        <w:rPr>
          <w:b/>
          <w:bCs/>
        </w:rPr>
        <w:t>Quick-decision summary</w:t>
      </w:r>
    </w:p>
    <w:tbl>
      <w:tblPr>
        <w:tblW w:w="11254" w:type="dxa"/>
        <w:tblCellSpacing w:w="15" w:type="dxa"/>
        <w:tblInd w:w="-112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2079"/>
        <w:gridCol w:w="4483"/>
        <w:gridCol w:w="1486"/>
        <w:gridCol w:w="1893"/>
      </w:tblGrid>
      <w:tr w:rsidR="009B6003" w:rsidRPr="009B6003" w14:paraId="2E0A0F09" w14:textId="77777777" w:rsidTr="009B600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302594" w14:textId="77777777" w:rsidR="009B6003" w:rsidRPr="009B6003" w:rsidRDefault="009B6003" w:rsidP="009B6003">
            <w:r w:rsidRPr="009B6003">
              <w:t>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1E8DE2" w14:textId="77777777" w:rsidR="009B6003" w:rsidRPr="009B6003" w:rsidRDefault="009B6003" w:rsidP="009B6003">
            <w:r w:rsidRPr="009B6003">
              <w:t>Recommendation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35FF41" w14:textId="77777777" w:rsidR="009B6003" w:rsidRPr="009B6003" w:rsidRDefault="009B6003" w:rsidP="009B6003">
            <w:r w:rsidRPr="009B6003">
              <w:t>If you change your mind, the alternative 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8E2686" w14:textId="77777777" w:rsidR="009B6003" w:rsidRPr="009B6003" w:rsidRDefault="009B6003" w:rsidP="009B6003">
            <w:r w:rsidRPr="009B6003">
              <w:t>Cost 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68A837" w14:textId="77777777" w:rsidR="009B6003" w:rsidRPr="009B6003" w:rsidRDefault="009B6003" w:rsidP="009B6003">
            <w:r w:rsidRPr="009B6003">
              <w:t>Timeline impact</w:t>
            </w:r>
          </w:p>
        </w:tc>
      </w:tr>
      <w:tr w:rsidR="009B6003" w:rsidRPr="009B6003" w14:paraId="129CA128" w14:textId="77777777" w:rsidTr="009B60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EFA9EE" w14:textId="77777777" w:rsidR="009B6003" w:rsidRPr="009B6003" w:rsidRDefault="009B6003" w:rsidP="009B6003">
            <w:r w:rsidRPr="009B6003">
              <w:t>OpenAI Realtime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56EB3F" w14:textId="77777777" w:rsidR="009B6003" w:rsidRPr="009B6003" w:rsidRDefault="009B6003" w:rsidP="009B6003">
            <w:r w:rsidRPr="009B6003">
              <w:rPr>
                <w:b/>
                <w:bCs/>
              </w:rPr>
              <w:t>Keep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8BBD48" w14:textId="77777777" w:rsidR="009B6003" w:rsidRPr="009B6003" w:rsidRDefault="009B6003" w:rsidP="009B6003">
            <w:proofErr w:type="spellStart"/>
            <w:r w:rsidRPr="009B6003">
              <w:t>Deepgram</w:t>
            </w:r>
            <w:proofErr w:type="spellEnd"/>
            <w:r w:rsidRPr="009B6003">
              <w:t xml:space="preserve"> Voice Agent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E9547E" w14:textId="77777777" w:rsidR="009B6003" w:rsidRPr="009B6003" w:rsidRDefault="009B6003" w:rsidP="009B6003">
            <w:r w:rsidRPr="009B6003">
              <w:t>-70% per minute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5B1761" w14:textId="77777777" w:rsidR="009B6003" w:rsidRPr="009B6003" w:rsidRDefault="009B6003" w:rsidP="009B6003">
            <w:r w:rsidRPr="009B6003">
              <w:t>Day 3 +0 to +1</w:t>
            </w:r>
          </w:p>
        </w:tc>
      </w:tr>
      <w:tr w:rsidR="009B6003" w:rsidRPr="009B6003" w14:paraId="72AC1C93" w14:textId="77777777" w:rsidTr="009B60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DF48DC" w14:textId="77777777" w:rsidR="009B6003" w:rsidRPr="009B6003" w:rsidRDefault="009B6003" w:rsidP="009B6003">
            <w:r w:rsidRPr="009B6003">
              <w:t>OpenAI GPT-4o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FAE4C9" w14:textId="77777777" w:rsidR="009B6003" w:rsidRPr="009B6003" w:rsidRDefault="009B6003" w:rsidP="009B6003">
            <w:r w:rsidRPr="009B6003">
              <w:rPr>
                <w:b/>
                <w:bCs/>
              </w:rPr>
              <w:t>Keep + add 4o-mini router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27A3B9" w14:textId="77777777" w:rsidR="009B6003" w:rsidRPr="009B6003" w:rsidRDefault="009B6003" w:rsidP="009B6003">
            <w:r w:rsidRPr="009B6003">
              <w:t>Claude Sonnet (chat-only, breaks one-brain rule)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C0CC99" w14:textId="77777777" w:rsidR="009B6003" w:rsidRPr="009B6003" w:rsidRDefault="009B6003" w:rsidP="009B6003">
            <w:r w:rsidRPr="009B6003">
              <w:t>-40-60% with router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75BBA2" w14:textId="77777777" w:rsidR="009B6003" w:rsidRPr="009B6003" w:rsidRDefault="009B6003" w:rsidP="009B6003">
            <w:r w:rsidRPr="009B6003">
              <w:t>+1 day to add router (Phase 2)</w:t>
            </w:r>
          </w:p>
        </w:tc>
      </w:tr>
      <w:tr w:rsidR="009B6003" w:rsidRPr="009B6003" w14:paraId="1D8B09B5" w14:textId="77777777" w:rsidTr="009B60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D134BA" w14:textId="77777777" w:rsidR="009B6003" w:rsidRPr="009B6003" w:rsidRDefault="009B6003" w:rsidP="009B6003">
            <w:r w:rsidRPr="009B6003">
              <w:t>Twilio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E0B131" w14:textId="77777777" w:rsidR="009B6003" w:rsidRPr="009B6003" w:rsidRDefault="009B6003" w:rsidP="009B6003">
            <w:r w:rsidRPr="009B6003">
              <w:rPr>
                <w:b/>
                <w:bCs/>
              </w:rPr>
              <w:t>Keep for sprint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FA74AC" w14:textId="77777777" w:rsidR="009B6003" w:rsidRPr="009B6003" w:rsidRDefault="009B6003" w:rsidP="009B6003">
            <w:proofErr w:type="spellStart"/>
            <w:r w:rsidRPr="009B6003">
              <w:t>Exotel</w:t>
            </w:r>
            <w:proofErr w:type="spellEnd"/>
            <w:r w:rsidRPr="009B6003">
              <w:t xml:space="preserve"> for India Phase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5ADC74" w14:textId="77777777" w:rsidR="009B6003" w:rsidRPr="009B6003" w:rsidRDefault="009B6003" w:rsidP="009B6003">
            <w:r w:rsidRPr="009B6003">
              <w:t>-50% on India minutes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C80C42" w14:textId="77777777" w:rsidR="009B6003" w:rsidRPr="009B6003" w:rsidRDefault="009B6003" w:rsidP="009B6003">
            <w:r w:rsidRPr="009B6003">
              <w:t>Day 3 +1 to +2</w:t>
            </w:r>
          </w:p>
        </w:tc>
      </w:tr>
      <w:tr w:rsidR="009B6003" w:rsidRPr="009B6003" w14:paraId="1F6906BF" w14:textId="77777777" w:rsidTr="009B600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003466" w14:textId="77777777" w:rsidR="009B6003" w:rsidRPr="009B6003" w:rsidRDefault="009B6003" w:rsidP="009B6003">
            <w:r w:rsidRPr="009B6003">
              <w:t>Meta WhatsApp Cloud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E7307A" w14:textId="77777777" w:rsidR="009B6003" w:rsidRPr="009B6003" w:rsidRDefault="009B6003" w:rsidP="009B6003">
            <w:r w:rsidRPr="009B6003">
              <w:rPr>
                <w:b/>
                <w:bCs/>
              </w:rPr>
              <w:t>Keep (direct, no BSP)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3BA93C" w14:textId="77777777" w:rsidR="009B6003" w:rsidRPr="009B6003" w:rsidRDefault="009B6003" w:rsidP="009B6003">
            <w:r w:rsidRPr="009B6003">
              <w:t>None worth picking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D858CF" w14:textId="77777777" w:rsidR="009B6003" w:rsidRPr="009B6003" w:rsidRDefault="009B6003" w:rsidP="009B6003">
            <w:r w:rsidRPr="009B6003"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D3DA44" w14:textId="77777777" w:rsidR="009B6003" w:rsidRPr="009B6003" w:rsidRDefault="009B6003" w:rsidP="009B6003">
            <w:r w:rsidRPr="009B6003">
              <w:t>n/a</w:t>
            </w:r>
          </w:p>
        </w:tc>
      </w:tr>
    </w:tbl>
    <w:p w14:paraId="7FBCE704" w14:textId="77777777" w:rsidR="009476F6" w:rsidRDefault="009476F6"/>
    <w:sectPr w:rsidR="00947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003"/>
    <w:rsid w:val="004F501E"/>
    <w:rsid w:val="00944266"/>
    <w:rsid w:val="009476F6"/>
    <w:rsid w:val="009B6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A0678"/>
  <w15:chartTrackingRefBased/>
  <w15:docId w15:val="{0935BF9E-63DF-4091-9369-522EE1658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1299</Words>
  <Characters>7408</Characters>
  <Application>Microsoft Office Word</Application>
  <DocSecurity>0</DocSecurity>
  <Lines>61</Lines>
  <Paragraphs>17</Paragraphs>
  <ScaleCrop>false</ScaleCrop>
  <Company/>
  <LinksUpToDate>false</LinksUpToDate>
  <CharactersWithSpaces>8690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Ishant Patel</dc:creator>
  <cp:keywords/>
  <dc:description/>
  <cp:lastModifiedBy>Ishant Patel</cp:lastModifiedBy>
  <cp:revision>1</cp:revision>
  <dcterms:created xsi:type="dcterms:W3CDTF">2026-05-21T15:11:00Z</dcterms:created>
  <dcterms:modified xsi:type="dcterms:W3CDTF">2026-05-21T15:11:00Z</dcterms:modified>
</cp:coreProperties>
</file>